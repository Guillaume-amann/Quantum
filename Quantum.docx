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FC56" w14:textId="77777777" w:rsidR="00215EAB" w:rsidRPr="006B0507" w:rsidRDefault="00215EAB" w:rsidP="00215EAB">
      <w:pPr>
        <w:spacing w:after="0" w:line="240" w:lineRule="auto"/>
        <w:jc w:val="left"/>
        <w:rPr>
          <w:rFonts w:ascii="Times New Roman" w:eastAsia="Calibri" w:hAnsi="Times New Roman" w:cs="Times New Roman"/>
          <w:kern w:val="0"/>
          <w:sz w:val="36"/>
          <w:szCs w:val="36"/>
          <w14:ligatures w14:val="none"/>
        </w:rPr>
      </w:pPr>
      <w:bookmarkStart w:id="0" w:name="_Toc205548959"/>
      <w:r w:rsidRPr="005B7980">
        <w:rPr>
          <w:rFonts w:ascii="Times New Roman" w:eastAsia="Calibri" w:hAnsi="Times New Roman" w:cs="Times New Roman"/>
          <w:kern w:val="0"/>
          <w:sz w:val="36"/>
          <w:szCs w:val="36"/>
          <w14:ligatures w14:val="none"/>
        </w:rPr>
        <w:t>Gate-Based Quantum Algorithms for Combinatorial Optimi</w:t>
      </w:r>
      <w:r>
        <w:rPr>
          <w:rFonts w:ascii="Times New Roman" w:eastAsia="Calibri" w:hAnsi="Times New Roman" w:cs="Times New Roman"/>
          <w:kern w:val="0"/>
          <w:sz w:val="36"/>
          <w:szCs w:val="36"/>
          <w14:ligatures w14:val="none"/>
        </w:rPr>
        <w:t>s</w:t>
      </w:r>
      <w:r w:rsidRPr="005B7980">
        <w:rPr>
          <w:rFonts w:ascii="Times New Roman" w:eastAsia="Calibri" w:hAnsi="Times New Roman" w:cs="Times New Roman"/>
          <w:kern w:val="0"/>
          <w:sz w:val="36"/>
          <w:szCs w:val="36"/>
          <w14:ligatures w14:val="none"/>
        </w:rPr>
        <w:t>ation: Simulating QAOA for the Bin Packing Problem</w:t>
      </w:r>
    </w:p>
    <w:p w14:paraId="678F3406" w14:textId="77777777" w:rsidR="00215EAB" w:rsidRPr="005B7980" w:rsidRDefault="00215EAB" w:rsidP="00215EAB">
      <w:pPr>
        <w:spacing w:after="0" w:line="240" w:lineRule="auto"/>
        <w:jc w:val="center"/>
        <w:rPr>
          <w:rFonts w:ascii="Times New Roman" w:eastAsia="Calibri" w:hAnsi="Times New Roman" w:cs="Times New Roman"/>
          <w:kern w:val="0"/>
          <w:sz w:val="22"/>
          <w:szCs w:val="22"/>
          <w:lang w:val="en-FR"/>
          <w14:ligatures w14:val="none"/>
        </w:rPr>
      </w:pPr>
    </w:p>
    <w:p w14:paraId="7BCBC0A3" w14:textId="77777777" w:rsidR="00215EAB" w:rsidRPr="00F945B4" w:rsidRDefault="00215EAB" w:rsidP="00215EAB">
      <w:pPr>
        <w:spacing w:after="0" w:line="240" w:lineRule="auto"/>
        <w:jc w:val="left"/>
        <w:rPr>
          <w:rFonts w:ascii="Times New Roman" w:eastAsia="Calibri" w:hAnsi="Times New Roman" w:cs="Times New Roman"/>
          <w:kern w:val="0"/>
          <w:sz w:val="28"/>
          <w:szCs w:val="28"/>
          <w:lang w:val="fr-FR"/>
          <w14:ligatures w14:val="none"/>
        </w:rPr>
      </w:pPr>
      <w:r w:rsidRPr="00F945B4">
        <w:rPr>
          <w:rFonts w:ascii="Times New Roman" w:eastAsia="Calibri" w:hAnsi="Times New Roman" w:cs="Times New Roman"/>
          <w:kern w:val="0"/>
          <w:sz w:val="28"/>
          <w:szCs w:val="28"/>
          <w:lang w:val="fr-FR"/>
          <w14:ligatures w14:val="none"/>
        </w:rPr>
        <w:t>Guillaume Amann</w:t>
      </w:r>
    </w:p>
    <w:p w14:paraId="669D0808" w14:textId="134E3F81" w:rsidR="00215EAB" w:rsidRPr="0062400A" w:rsidRDefault="003E295F" w:rsidP="00215EAB">
      <w:pPr>
        <w:spacing w:after="0" w:line="240" w:lineRule="auto"/>
        <w:rPr>
          <w:rFonts w:ascii="Times New Roman" w:eastAsia="Calibri" w:hAnsi="Times New Roman" w:cs="Times New Roman"/>
          <w:color w:val="0000CE"/>
          <w:kern w:val="0"/>
          <w:sz w:val="22"/>
          <w:szCs w:val="22"/>
          <w:lang w:val="fr-FR"/>
          <w14:ligatures w14:val="none"/>
        </w:rPr>
      </w:pPr>
      <w:hyperlink r:id="rId8" w:history="1">
        <w:r w:rsidRPr="0062400A">
          <w:rPr>
            <w:rStyle w:val="Hyperlink"/>
            <w:rFonts w:ascii="Times New Roman" w:eastAsia="Calibri" w:hAnsi="Times New Roman" w:cs="Times New Roman"/>
            <w:color w:val="0000CE"/>
            <w:kern w:val="0"/>
            <w:sz w:val="22"/>
            <w:szCs w:val="22"/>
            <w:lang w:val="fr-FR"/>
            <w14:ligatures w14:val="none"/>
          </w:rPr>
          <w:t>https://github.com/Guillaume-amann/Quantum</w:t>
        </w:r>
      </w:hyperlink>
    </w:p>
    <w:p w14:paraId="314A0528" w14:textId="77777777" w:rsidR="00215EAB" w:rsidRPr="00F945B4" w:rsidRDefault="00215EAB" w:rsidP="00215EAB">
      <w:pPr>
        <w:spacing w:after="0" w:line="240" w:lineRule="auto"/>
        <w:jc w:val="center"/>
        <w:rPr>
          <w:rFonts w:ascii="Times New Roman" w:eastAsia="Calibri" w:hAnsi="Times New Roman" w:cs="Times New Roman"/>
          <w:kern w:val="0"/>
          <w:sz w:val="22"/>
          <w:szCs w:val="22"/>
          <w:lang w:val="fr-FR"/>
          <w14:ligatures w14:val="none"/>
        </w:rPr>
      </w:pPr>
    </w:p>
    <w:p w14:paraId="4E544FE5" w14:textId="0999D6A2" w:rsidR="00215EAB" w:rsidRPr="006B0507" w:rsidRDefault="00215EAB" w:rsidP="00215EAB">
      <w:pPr>
        <w:spacing w:after="0" w:line="240" w:lineRule="auto"/>
        <w:rPr>
          <w:rFonts w:ascii="Times New Roman" w:eastAsia="Calibri" w:hAnsi="Times New Roman" w:cs="Times New Roman"/>
          <w:kern w:val="0"/>
          <w:sz w:val="22"/>
          <w:szCs w:val="22"/>
          <w14:ligatures w14:val="none"/>
        </w:rPr>
      </w:pPr>
      <w:r w:rsidRPr="006B0507">
        <w:rPr>
          <w:rFonts w:ascii="Times New Roman" w:eastAsia="Calibri" w:hAnsi="Times New Roman" w:cs="Times New Roman"/>
          <w:kern w:val="0"/>
          <w:sz w:val="22"/>
          <w:szCs w:val="22"/>
          <w14:ligatures w14:val="none"/>
        </w:rPr>
        <w:t xml:space="preserve">Keywords: </w:t>
      </w:r>
      <w:r w:rsidRPr="005B7980">
        <w:rPr>
          <w:rFonts w:ascii="Times New Roman" w:eastAsia="Calibri" w:hAnsi="Times New Roman" w:cs="Times New Roman"/>
          <w:kern w:val="0"/>
          <w:sz w:val="22"/>
          <w:szCs w:val="22"/>
          <w14:ligatures w14:val="none"/>
        </w:rPr>
        <w:t>Quantum computing, Quantum Approximate Optimi</w:t>
      </w:r>
      <w:r>
        <w:rPr>
          <w:rFonts w:ascii="Times New Roman" w:eastAsia="Calibri" w:hAnsi="Times New Roman" w:cs="Times New Roman"/>
          <w:kern w:val="0"/>
          <w:sz w:val="22"/>
          <w:szCs w:val="22"/>
          <w14:ligatures w14:val="none"/>
        </w:rPr>
        <w:t>s</w:t>
      </w:r>
      <w:r w:rsidRPr="005B7980">
        <w:rPr>
          <w:rFonts w:ascii="Times New Roman" w:eastAsia="Calibri" w:hAnsi="Times New Roman" w:cs="Times New Roman"/>
          <w:kern w:val="0"/>
          <w:sz w:val="22"/>
          <w:szCs w:val="22"/>
          <w14:ligatures w14:val="none"/>
        </w:rPr>
        <w:t>ation Algorithm, Q</w:t>
      </w:r>
      <w:r>
        <w:rPr>
          <w:rFonts w:ascii="Times New Roman" w:eastAsia="Calibri" w:hAnsi="Times New Roman" w:cs="Times New Roman"/>
          <w:kern w:val="0"/>
          <w:sz w:val="22"/>
          <w:szCs w:val="22"/>
          <w14:ligatures w14:val="none"/>
        </w:rPr>
        <w:t xml:space="preserve">uadratic </w:t>
      </w:r>
      <w:r w:rsidRPr="005B7980">
        <w:rPr>
          <w:rFonts w:ascii="Times New Roman" w:eastAsia="Calibri" w:hAnsi="Times New Roman" w:cs="Times New Roman"/>
          <w:kern w:val="0"/>
          <w:sz w:val="22"/>
          <w:szCs w:val="22"/>
          <w14:ligatures w14:val="none"/>
        </w:rPr>
        <w:t>U</w:t>
      </w:r>
      <w:r>
        <w:rPr>
          <w:rFonts w:ascii="Times New Roman" w:eastAsia="Calibri" w:hAnsi="Times New Roman" w:cs="Times New Roman"/>
          <w:kern w:val="0"/>
          <w:sz w:val="22"/>
          <w:szCs w:val="22"/>
          <w14:ligatures w14:val="none"/>
        </w:rPr>
        <w:t xml:space="preserve">nconstrained </w:t>
      </w:r>
      <w:r w:rsidRPr="005B7980">
        <w:rPr>
          <w:rFonts w:ascii="Times New Roman" w:eastAsia="Calibri" w:hAnsi="Times New Roman" w:cs="Times New Roman"/>
          <w:kern w:val="0"/>
          <w:sz w:val="22"/>
          <w:szCs w:val="22"/>
          <w14:ligatures w14:val="none"/>
        </w:rPr>
        <w:t>B</w:t>
      </w:r>
      <w:r>
        <w:rPr>
          <w:rFonts w:ascii="Times New Roman" w:eastAsia="Calibri" w:hAnsi="Times New Roman" w:cs="Times New Roman"/>
          <w:kern w:val="0"/>
          <w:sz w:val="22"/>
          <w:szCs w:val="22"/>
          <w14:ligatures w14:val="none"/>
        </w:rPr>
        <w:t xml:space="preserve">inary </w:t>
      </w:r>
      <w:r w:rsidRPr="005B7980">
        <w:rPr>
          <w:rFonts w:ascii="Times New Roman" w:eastAsia="Calibri" w:hAnsi="Times New Roman" w:cs="Times New Roman"/>
          <w:kern w:val="0"/>
          <w:sz w:val="22"/>
          <w:szCs w:val="22"/>
          <w14:ligatures w14:val="none"/>
        </w:rPr>
        <w:t>O</w:t>
      </w:r>
      <w:r>
        <w:rPr>
          <w:rFonts w:ascii="Times New Roman" w:eastAsia="Calibri" w:hAnsi="Times New Roman" w:cs="Times New Roman"/>
          <w:kern w:val="0"/>
          <w:sz w:val="22"/>
          <w:szCs w:val="22"/>
          <w14:ligatures w14:val="none"/>
        </w:rPr>
        <w:t>ptimisation</w:t>
      </w:r>
      <w:r w:rsidRPr="005B7980">
        <w:rPr>
          <w:rFonts w:ascii="Times New Roman" w:eastAsia="Calibri" w:hAnsi="Times New Roman" w:cs="Times New Roman"/>
          <w:kern w:val="0"/>
          <w:sz w:val="22"/>
          <w:szCs w:val="22"/>
          <w14:ligatures w14:val="none"/>
        </w:rPr>
        <w:t>, bin packing problem, gate-based quantum computing, combinatorial optimisation</w:t>
      </w:r>
      <w:r>
        <w:rPr>
          <w:rFonts w:ascii="Times New Roman" w:eastAsia="Calibri" w:hAnsi="Times New Roman" w:cs="Times New Roman"/>
          <w:kern w:val="0"/>
          <w:sz w:val="22"/>
          <w:szCs w:val="22"/>
          <w14:ligatures w14:val="none"/>
        </w:rPr>
        <w:t>.</w:t>
      </w:r>
    </w:p>
    <w:p w14:paraId="1389D7BD" w14:textId="77777777" w:rsidR="00215EAB" w:rsidRPr="006B0507" w:rsidRDefault="00215EAB" w:rsidP="00215EAB">
      <w:pPr>
        <w:pBdr>
          <w:bottom w:val="single" w:sz="4" w:space="1" w:color="auto"/>
        </w:pBdr>
        <w:spacing w:after="0" w:line="240" w:lineRule="auto"/>
        <w:rPr>
          <w:rFonts w:ascii="Times New Roman" w:eastAsia="Calibri" w:hAnsi="Times New Roman" w:cs="Times New Roman"/>
          <w:kern w:val="0"/>
          <w:sz w:val="22"/>
          <w:szCs w:val="22"/>
          <w14:ligatures w14:val="none"/>
        </w:rPr>
      </w:pPr>
    </w:p>
    <w:p w14:paraId="2A263571" w14:textId="77777777" w:rsidR="00215EAB" w:rsidRPr="00215EAB" w:rsidRDefault="00215EAB" w:rsidP="00215EAB">
      <w:pPr>
        <w:spacing w:after="0" w:line="240" w:lineRule="auto"/>
        <w:rPr>
          <w:rFonts w:ascii="Times New Roman" w:eastAsia="Calibri" w:hAnsi="Times New Roman" w:cs="Times New Roman"/>
          <w:kern w:val="0"/>
          <w:sz w:val="16"/>
          <w:szCs w:val="16"/>
          <w14:ligatures w14:val="none"/>
        </w:rPr>
      </w:pPr>
    </w:p>
    <w:p w14:paraId="16DD0A58" w14:textId="77777777" w:rsidR="00215EAB" w:rsidRPr="006B0507" w:rsidRDefault="00215EAB" w:rsidP="00215EAB">
      <w:pPr>
        <w:spacing w:after="0" w:line="240" w:lineRule="auto"/>
        <w:rPr>
          <w:rFonts w:ascii="Times New Roman" w:eastAsia="Calibri" w:hAnsi="Times New Roman" w:cs="Times New Roman"/>
          <w:b/>
          <w:kern w:val="0"/>
          <w14:ligatures w14:val="none"/>
        </w:rPr>
      </w:pPr>
      <w:r w:rsidRPr="006B0507">
        <w:rPr>
          <w:rFonts w:ascii="Times New Roman" w:eastAsia="Calibri" w:hAnsi="Times New Roman" w:cs="Times New Roman"/>
          <w:b/>
          <w:kern w:val="0"/>
          <w14:ligatures w14:val="none"/>
        </w:rPr>
        <w:t>Abstract</w:t>
      </w:r>
    </w:p>
    <w:p w14:paraId="38E280BA" w14:textId="77777777" w:rsidR="00215EAB" w:rsidRPr="00215EAB" w:rsidRDefault="00215EAB" w:rsidP="00215EAB">
      <w:pPr>
        <w:spacing w:after="0" w:line="240" w:lineRule="auto"/>
        <w:rPr>
          <w:rFonts w:ascii="Times New Roman" w:eastAsia="Calibri" w:hAnsi="Times New Roman" w:cs="Times New Roman"/>
          <w:kern w:val="0"/>
          <w:sz w:val="16"/>
          <w:szCs w:val="16"/>
          <w14:ligatures w14:val="none"/>
        </w:rPr>
      </w:pPr>
    </w:p>
    <w:p w14:paraId="6471203B" w14:textId="77777777" w:rsidR="00215EAB" w:rsidRDefault="00215EAB" w:rsidP="00215EAB">
      <w:pPr>
        <w:spacing w:after="0"/>
      </w:pPr>
      <w:r w:rsidRPr="005B7980">
        <w:t>Quantum computing is emerging as a groundbreaking paradigm with the potential to solve certain classes of problems exponentially faster than classical methods. This paper explores the application of gate-based quantum computing</w:t>
      </w:r>
      <w:r>
        <w:t xml:space="preserve">, </w:t>
      </w:r>
      <w:r w:rsidRPr="005B7980">
        <w:t>specifically the Quantum Approximate Optimi</w:t>
      </w:r>
      <w:r>
        <w:t>s</w:t>
      </w:r>
      <w:r w:rsidRPr="005B7980">
        <w:t>ation Algorithm (QAOA)</w:t>
      </w:r>
      <w:r>
        <w:t xml:space="preserve">, </w:t>
      </w:r>
      <w:r w:rsidRPr="005B7980">
        <w:t>to the combinatorial bin packing problem. After introducing fundamental concepts such as qubits, quantum gates, and entanglement, the bin packing challenge is formulated as a Quadratic Unconstrained Binary Optimi</w:t>
      </w:r>
      <w:r>
        <w:t>s</w:t>
      </w:r>
      <w:r w:rsidRPr="005B7980">
        <w:t>ation (QUBO) problem and QAOA is implemented on a simulated quantum system. Utili</w:t>
      </w:r>
      <w:r>
        <w:t>s</w:t>
      </w:r>
      <w:r w:rsidRPr="005B7980">
        <w:t>ing a paralleli</w:t>
      </w:r>
      <w:r>
        <w:t>s</w:t>
      </w:r>
      <w:r w:rsidRPr="005B7980">
        <w:t>ed MPI environment, an exhaustive parameter grid search identifies optimal variational parameters, revealing a clear energy minimum and confirming the algorithm’s ability to amplify the target solution state. Limitations arising from problem size and simulation constraints are discussed, and future directions for scaling QAOA to more complex and entangled problem instances are proposed, advancing the potential for near-term quantum advantage.</w:t>
      </w:r>
    </w:p>
    <w:p w14:paraId="390EA07F" w14:textId="77777777" w:rsidR="00215EAB" w:rsidRPr="00215EAB" w:rsidRDefault="00215EAB" w:rsidP="00215EAB">
      <w:pPr>
        <w:pBdr>
          <w:bottom w:val="single" w:sz="4" w:space="1" w:color="auto"/>
        </w:pBdr>
        <w:spacing w:after="0" w:line="240" w:lineRule="auto"/>
        <w:rPr>
          <w:rFonts w:ascii="Times New Roman" w:eastAsia="Calibri" w:hAnsi="Times New Roman" w:cs="Times New Roman"/>
          <w:kern w:val="0"/>
          <w:sz w:val="16"/>
          <w:szCs w:val="16"/>
          <w14:ligatures w14:val="none"/>
        </w:rPr>
      </w:pPr>
    </w:p>
    <w:p w14:paraId="36FE3C80" w14:textId="77777777" w:rsidR="00215EAB" w:rsidRDefault="00215EAB" w:rsidP="000A4303">
      <w:pPr>
        <w:pStyle w:val="Heading1"/>
        <w:spacing w:before="0"/>
      </w:pPr>
    </w:p>
    <w:p w14:paraId="24EF950D" w14:textId="77777777" w:rsidR="00215EAB" w:rsidRDefault="00215EAB" w:rsidP="000A4303">
      <w:pPr>
        <w:pStyle w:val="Heading1"/>
        <w:spacing w:before="0"/>
        <w:sectPr w:rsidR="00215EAB" w:rsidSect="00215EAB">
          <w:headerReference w:type="default" r:id="rId9"/>
          <w:footerReference w:type="even" r:id="rId10"/>
          <w:footerReference w:type="default" r:id="rId11"/>
          <w:footerReference w:type="first" r:id="rId12"/>
          <w:pgSz w:w="11906" w:h="16838"/>
          <w:pgMar w:top="1134" w:right="851" w:bottom="1134" w:left="851" w:header="567" w:footer="567" w:gutter="0"/>
          <w:pgNumType w:start="1"/>
          <w:cols w:space="720"/>
          <w:titlePg/>
          <w:docGrid w:linePitch="360"/>
        </w:sectPr>
      </w:pPr>
    </w:p>
    <w:p w14:paraId="73CC7332" w14:textId="046F257F" w:rsidR="000A4303" w:rsidRPr="000A4303" w:rsidRDefault="008562F0" w:rsidP="00215EAB">
      <w:pPr>
        <w:pStyle w:val="Heading1"/>
        <w:spacing w:before="0" w:after="280"/>
      </w:pPr>
      <w:r>
        <w:t>Quantum Computing</w:t>
      </w:r>
      <w:bookmarkEnd w:id="0"/>
    </w:p>
    <w:p w14:paraId="51536040" w14:textId="621FB1BC" w:rsidR="000A4303" w:rsidRPr="000A4303" w:rsidRDefault="000A4303" w:rsidP="00215EAB">
      <w:pPr>
        <w:spacing w:after="180"/>
        <w:rPr>
          <w:rFonts w:eastAsiaTheme="majorEastAsia"/>
          <w:b/>
          <w:bCs/>
          <w:color w:val="0000CE"/>
          <w:sz w:val="28"/>
          <w:szCs w:val="28"/>
        </w:rPr>
      </w:pPr>
      <w:r w:rsidRPr="000A4303">
        <w:t>Quantum computing represents a transformative leap in computational technology, characteri</w:t>
      </w:r>
      <w:r>
        <w:t>s</w:t>
      </w:r>
      <w:r w:rsidRPr="000A4303">
        <w:t>ed by two predominant paradigms: Quantum Annealing and the Gate-Based Approach. D-Wave Quantum, pioneering the field, was the first company to commerciali</w:t>
      </w:r>
      <w:r>
        <w:t>s</w:t>
      </w:r>
      <w:r w:rsidRPr="000A4303">
        <w:t>e a functional quantum computer</w:t>
      </w:r>
      <w:r>
        <w:t xml:space="preserve"> in 2011</w:t>
      </w:r>
      <w:r w:rsidRPr="000A4303">
        <w:t>. Their early commitment to quantum annealing</w:t>
      </w:r>
      <w:r>
        <w:t xml:space="preserve"> since </w:t>
      </w:r>
      <w:r w:rsidRPr="000A4303">
        <w:t xml:space="preserve">1999, however, has seen limited adoption by other industry players. Instead, the broader trend within the quantum computing landscape </w:t>
      </w:r>
      <w:r w:rsidR="007F59F5">
        <w:t xml:space="preserve">seems to </w:t>
      </w:r>
      <w:r w:rsidRPr="000A4303">
        <w:t>ha</w:t>
      </w:r>
      <w:r w:rsidR="007F59F5">
        <w:t>ve</w:t>
      </w:r>
      <w:r w:rsidRPr="000A4303">
        <w:t xml:space="preserve"> gravitated towards the gate-based approach, driven by the ambitious goal of developing the first universal quantum computer.</w:t>
      </w:r>
    </w:p>
    <w:p w14:paraId="776E8EB3" w14:textId="74B0692B" w:rsidR="000A4303" w:rsidRPr="00436A45" w:rsidRDefault="000A4303" w:rsidP="00215EAB">
      <w:pPr>
        <w:spacing w:after="140"/>
      </w:pPr>
      <w:r w:rsidRPr="000A4303">
        <w:t xml:space="preserve">In this competitive and rapidly evolving sector, various companies are exploring different technological pathways. Amazon has aligned with Alice &amp; Bob in advancing the Cat-Qubit approach, while Pasqal, Google, and IBM are focusing their </w:t>
      </w:r>
      <w:r w:rsidRPr="000A4303">
        <w:t>efforts on transmons-based systems. Meanwhile,</w:t>
      </w:r>
      <w:r>
        <w:t xml:space="preserve"> ORCD, Quix </w:t>
      </w:r>
      <w:r w:rsidR="007F59F5">
        <w:t>or</w:t>
      </w:r>
      <w:r w:rsidRPr="000A4303">
        <w:t xml:space="preserve"> Quandela ha</w:t>
      </w:r>
      <w:r>
        <w:t>ve</w:t>
      </w:r>
      <w:r w:rsidRPr="000A4303">
        <w:t xml:space="preserve"> carved a niche in optical quantum computing. Despite these diverse technological bets, one consensus emerges: the gate-based logic exhibits a versatile adaptability across multiple types of quantum computers.</w:t>
      </w:r>
    </w:p>
    <w:p w14:paraId="522DD02E" w14:textId="34B19385" w:rsidR="000A4303" w:rsidRPr="000A4303" w:rsidRDefault="00436A45" w:rsidP="00436A45">
      <w:pPr>
        <w:rPr>
          <w:b/>
          <w:bCs/>
        </w:rPr>
      </w:pPr>
      <w:r w:rsidRPr="00436A45">
        <w:t>Quantum computing is rapidly proving its potential as a transformative technology, with recent breakthroughs demonstrating clear advantages over classical systems. China’s Jiuzhang photonic quantum computer solved a complex Gaussian boson-sampling problem in just minutes</w:t>
      </w:r>
      <w:r>
        <w:t xml:space="preserve"> (</w:t>
      </w:r>
      <w:r w:rsidRPr="00436A45">
        <w:t>a task estimated to take classical supercomputers billions of years</w:t>
      </w:r>
      <w:r>
        <w:t xml:space="preserve">) </w:t>
      </w:r>
      <w:r w:rsidRPr="00436A45">
        <w:t>showcasing quantum supremacy in a speciali</w:t>
      </w:r>
      <w:r w:rsidR="00164E8C">
        <w:t>s</w:t>
      </w:r>
      <w:r w:rsidRPr="00436A45">
        <w:t xml:space="preserve">ed setting. Meanwhile, D-Wave’s latest annealer tackled a challenging materials simulation in minutes, where classical methods would need millennia. These examples highlight how quantum systems can dramatically accelerate solutions to certain classes of problems. Motivated by this potential, </w:t>
      </w:r>
      <w:r w:rsidRPr="00436A45">
        <w:lastRenderedPageBreak/>
        <w:t>this paper explores how quantum computing</w:t>
      </w:r>
      <w:r>
        <w:t xml:space="preserve">, </w:t>
      </w:r>
      <w:r w:rsidRPr="00436A45">
        <w:t>particularly gate-based logic</w:t>
      </w:r>
      <w:r>
        <w:t xml:space="preserve">, </w:t>
      </w:r>
      <w:r w:rsidRPr="00436A45">
        <w:t>can be leveraged to address combinatorial challenges such as the bin packing problem.</w:t>
      </w:r>
    </w:p>
    <w:p w14:paraId="705618CF" w14:textId="7F5E27DC" w:rsidR="0007320B" w:rsidRPr="000A4303" w:rsidRDefault="0007320B" w:rsidP="00215EAB">
      <w:pPr>
        <w:pStyle w:val="Heading1"/>
        <w:rPr>
          <w:rFonts w:eastAsiaTheme="minorHAnsi"/>
          <w:b w:val="0"/>
          <w:bCs w:val="0"/>
          <w:color w:val="auto"/>
          <w:sz w:val="24"/>
          <w:szCs w:val="24"/>
        </w:rPr>
      </w:pPr>
      <w:bookmarkStart w:id="1" w:name="_Toc205548960"/>
      <w:r w:rsidRPr="001A0F0B">
        <w:t>Definition of a Q</w:t>
      </w:r>
      <w:r w:rsidR="000A4303">
        <w:t>u</w:t>
      </w:r>
      <w:r w:rsidRPr="001A0F0B">
        <w:t>bit</w:t>
      </w:r>
      <w:bookmarkEnd w:id="1"/>
    </w:p>
    <w:p w14:paraId="5160CBD5" w14:textId="35AB1EF9" w:rsidR="006642E5" w:rsidRDefault="006642E5" w:rsidP="00EE36CC">
      <w:r w:rsidRPr="006642E5">
        <w:t>Any qubit can be described as a linear combination of two orthonormal basis states, typically denoted</w:t>
      </w:r>
      <w:r>
        <w:t xml:space="preserve">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0</m:t>
                </m:r>
              </m:e>
            </m:d>
          </m:e>
        </m:d>
      </m:oMath>
      <w:r>
        <w:rPr>
          <w:rFonts w:eastAsiaTheme="minorEastAsia"/>
        </w:rPr>
        <w:t xml:space="preserve"> and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e>
            </m:d>
          </m:e>
        </m:d>
      </m:oMath>
      <w:r w:rsidRPr="006642E5">
        <w:t xml:space="preserve">. In this standard (computational) basis, the state of a qubit is </w:t>
      </w:r>
      <w:r w:rsidR="00A83918">
        <w:t>described</w:t>
      </w:r>
      <w:r w:rsidRPr="006642E5">
        <w:t xml:space="preserve"> as </w:t>
      </w:r>
      <w:r>
        <w:t xml:space="preserve">in </w:t>
      </w:r>
      <w:r w:rsidR="007C4884">
        <w:t>Equation 1</w:t>
      </w:r>
      <w:r>
        <w:t>, whe</w:t>
      </w:r>
      <w:r w:rsidRPr="006642E5">
        <w:t xml:space="preserve">re </w:t>
      </w:r>
      <m:oMath>
        <m:r>
          <w:rPr>
            <w:rFonts w:ascii="Cambria Math" w:hAnsi="Cambria Math"/>
          </w:rPr>
          <m:t>α</m:t>
        </m:r>
      </m:oMath>
      <w:r>
        <w:rPr>
          <w:rFonts w:eastAsiaTheme="minorEastAsia"/>
        </w:rPr>
        <w:t xml:space="preserve"> </w:t>
      </w:r>
      <w:r w:rsidRPr="006642E5">
        <w:t xml:space="preserve">and </w:t>
      </w:r>
      <m:oMath>
        <m:r>
          <w:rPr>
            <w:rFonts w:ascii="Cambria Math" w:hAnsi="Cambria Math"/>
          </w:rPr>
          <m:t>β</m:t>
        </m:r>
      </m:oMath>
      <w:r>
        <w:rPr>
          <w:rFonts w:eastAsiaTheme="minorEastAsia"/>
        </w:rPr>
        <w:t xml:space="preserve"> </w:t>
      </w:r>
      <w:r w:rsidRPr="006642E5">
        <w:t>are complex probability amplitudes satisfying</w:t>
      </w:r>
      <w:r>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α</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r>
          <w:rPr>
            <w:rFonts w:ascii="Cambria Math" w:hAnsi="Cambria Math"/>
          </w:rPr>
          <m:t>=1</m:t>
        </m:r>
      </m:oMath>
      <w:r w:rsidRPr="006642E5">
        <w:t>.</w:t>
      </w:r>
      <w:r>
        <w:t xml:space="preserve"> It is worth noting</w:t>
      </w:r>
      <w:r w:rsidR="00EE36CC">
        <w:t xml:space="preserve"> that </w:t>
      </w:r>
      <w:r w:rsidRPr="006642E5">
        <w:t>this representation is not unique</w:t>
      </w:r>
      <w:r>
        <w:t>. Q</w:t>
      </w:r>
      <w:r w:rsidRPr="006642E5">
        <w:t xml:space="preserve">ubit states can </w:t>
      </w:r>
      <w:r w:rsidR="00436A45">
        <w:t xml:space="preserve">indeed </w:t>
      </w:r>
      <w:r w:rsidRPr="006642E5">
        <w:t xml:space="preserve">be expressed in different bases depending on the context or measurement axis. </w:t>
      </w:r>
    </w:p>
    <w:p w14:paraId="2BDD93A8" w14:textId="7E9BB87C" w:rsidR="00F05A07" w:rsidRPr="000A4303" w:rsidRDefault="006642E5" w:rsidP="00436A45">
      <w:pPr>
        <w:rPr>
          <w:rStyle w:val="s2"/>
        </w:rPr>
      </w:pPr>
      <w:r w:rsidRPr="006642E5">
        <w:t>To better visuali</w:t>
      </w:r>
      <w:r>
        <w:t>se</w:t>
      </w:r>
      <w:r w:rsidRPr="006642E5">
        <w:t xml:space="preserve"> the state of a qubit, it is </w:t>
      </w:r>
      <w:r w:rsidR="009150A8">
        <w:t xml:space="preserve">often </w:t>
      </w:r>
      <w:r w:rsidRPr="006642E5">
        <w:t>useful to represent it on the Bloch sphere</w:t>
      </w:r>
      <w:r>
        <w:t xml:space="preserve"> (</w:t>
      </w:r>
      <w:r w:rsidR="005F5C4F">
        <w:fldChar w:fldCharType="begin"/>
      </w:r>
      <w:r w:rsidR="005F5C4F">
        <w:instrText xml:space="preserve"> REF _Ref205538351 \h </w:instrText>
      </w:r>
      <w:r w:rsidR="005F5C4F">
        <w:fldChar w:fldCharType="separate"/>
      </w:r>
      <w:r w:rsidR="00250183">
        <w:t xml:space="preserve">Figure </w:t>
      </w:r>
      <w:r w:rsidR="00250183">
        <w:rPr>
          <w:noProof/>
        </w:rPr>
        <w:t>1</w:t>
      </w:r>
      <w:r w:rsidR="005F5C4F">
        <w:fldChar w:fldCharType="end"/>
      </w:r>
      <w:r>
        <w:t>)</w:t>
      </w:r>
      <w:r w:rsidRPr="006642E5">
        <w:t>, a</w:t>
      </w:r>
      <w:r>
        <w:t xml:space="preserve"> </w:t>
      </w:r>
      <w:r w:rsidRPr="006642E5">
        <w:t xml:space="preserve">geometric tool where any pure state corresponds to a point on the surface of a unit sphere. In this framework, </w:t>
      </w:r>
      <w:r w:rsidR="00F05A07" w:rsidRPr="000A4303">
        <w:t xml:space="preserve">the state of a </w:t>
      </w:r>
      <w:r w:rsidR="00F05A07" w:rsidRPr="000A4303">
        <w:rPr>
          <w:rStyle w:val="s1"/>
          <w:rFonts w:eastAsiaTheme="majorEastAsia"/>
        </w:rPr>
        <w:t>single qubit</w:t>
      </w:r>
      <w:r w:rsidR="00F05A07" w:rsidRPr="000A4303">
        <w:t xml:space="preserve"> can be </w:t>
      </w:r>
      <w:r w:rsidR="00F05A07" w:rsidRPr="000A4303">
        <w:rPr>
          <w:rStyle w:val="s1"/>
          <w:rFonts w:eastAsiaTheme="majorEastAsia"/>
        </w:rPr>
        <w:t>fully defined</w:t>
      </w:r>
      <w:r w:rsidR="00F05A07" w:rsidRPr="000A4303">
        <w:t xml:space="preserve"> (up to a global phase) if and only if </w:t>
      </w:r>
      <w:r w:rsidR="00436A45">
        <w:t>one</w:t>
      </w:r>
      <w:r w:rsidR="00F05A07" w:rsidRPr="000A4303">
        <w:t xml:space="preserve"> know</w:t>
      </w:r>
      <w:r w:rsidR="00436A45">
        <w:t>s</w:t>
      </w:r>
      <w:r w:rsidR="00F05A07" w:rsidRPr="000A4303">
        <w:t xml:space="preserve"> the angles </w:t>
      </w:r>
      <m:oMath>
        <m:r>
          <w:rPr>
            <w:rFonts w:ascii="Cambria Math" w:hAnsi="Cambria Math"/>
          </w:rPr>
          <m:t>θ</m:t>
        </m:r>
      </m:oMath>
      <w:r w:rsidR="00F05A07" w:rsidRPr="000A4303">
        <w:rPr>
          <w:rStyle w:val="s1"/>
          <w:rFonts w:eastAsiaTheme="majorEastAsia"/>
        </w:rPr>
        <w:t xml:space="preserve"> </w:t>
      </w:r>
      <w:r w:rsidR="00F05A07" w:rsidRPr="000A4303">
        <w:t xml:space="preserve">and </w:t>
      </w:r>
      <m:oMath>
        <m:r>
          <w:rPr>
            <w:rFonts w:ascii="Cambria Math" w:hAnsi="Cambria Math"/>
          </w:rPr>
          <m:t>φ</m:t>
        </m:r>
      </m:oMath>
      <w:r w:rsidR="00F05A07" w:rsidRPr="000A4303">
        <w:t xml:space="preserve"> on the </w:t>
      </w:r>
      <w:r w:rsidR="00F05A07" w:rsidRPr="000A4303">
        <w:rPr>
          <w:rStyle w:val="s1"/>
          <w:rFonts w:eastAsiaTheme="majorEastAsia"/>
        </w:rPr>
        <w:t>Bloch sphere</w:t>
      </w:r>
      <w:r w:rsidR="00F05A07" w:rsidRPr="000A4303">
        <w:t>.</w:t>
      </w:r>
    </w:p>
    <w:p w14:paraId="21C4446B" w14:textId="77777777" w:rsidR="00F05A07" w:rsidRDefault="00F05A07" w:rsidP="00A83918">
      <w:r w:rsidRPr="00172F21">
        <w:t>A general pure state of a qubit can be written as:</w:t>
      </w:r>
    </w:p>
    <w:p w14:paraId="09673962" w14:textId="21B5CB54" w:rsidR="00A83918" w:rsidRPr="00A83918" w:rsidRDefault="00000000" w:rsidP="00A83918">
      <w:pPr>
        <w:pStyle w:val="p1"/>
        <w:jc w:val="both"/>
        <w:rPr>
          <w:rStyle w:val="s2"/>
          <w:rFonts w:asciiTheme="majorBidi" w:eastAsiaTheme="minorEastAsia" w:hAnsiTheme="majorBidi" w:cstheme="majorBidi"/>
        </w:rPr>
      </w:pPr>
      <m:oMathPara>
        <m:oMath>
          <m:eqArr>
            <m:eqArrPr>
              <m:maxDist m:val="1"/>
              <m:ctrlPr>
                <w:rPr>
                  <w:rStyle w:val="s2"/>
                  <w:rFonts w:ascii="Cambria Math" w:eastAsiaTheme="majorEastAsia" w:hAnsi="Cambria Math" w:cstheme="majorBidi"/>
                  <w:i/>
                </w:rPr>
              </m:ctrlPr>
            </m:eqArrPr>
            <m:e>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ψ</m:t>
                  </m:r>
                </m:e>
              </m:d>
              <m:r>
                <w:rPr>
                  <w:rStyle w:val="s2"/>
                  <w:rFonts w:ascii="Cambria Math" w:eastAsiaTheme="majorEastAsia" w:hAnsi="Cambria Math" w:cstheme="majorBidi"/>
                </w:rPr>
                <m:t>=α</m:t>
              </m:r>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0</m:t>
                  </m:r>
                </m:e>
              </m:d>
              <m:r>
                <w:rPr>
                  <w:rStyle w:val="s2"/>
                  <w:rFonts w:ascii="Cambria Math" w:eastAsiaTheme="majorEastAsia" w:hAnsi="Cambria Math" w:cstheme="majorBidi"/>
                </w:rPr>
                <m:t>+β</m:t>
              </m:r>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1</m:t>
                  </m:r>
                </m:e>
              </m:d>
              <m:r>
                <w:rPr>
                  <w:rStyle w:val="s2"/>
                  <w:rFonts w:ascii="Cambria Math" w:eastAsiaTheme="majorEastAsia" w:hAnsi="Cambria Math" w:cstheme="majorBidi"/>
                </w:rPr>
                <m:t xml:space="preserve"> #</m:t>
              </m:r>
              <m:d>
                <m:dPr>
                  <m:ctrlPr>
                    <w:rPr>
                      <w:rStyle w:val="s2"/>
                      <w:rFonts w:ascii="Cambria Math" w:eastAsiaTheme="majorEastAsia" w:hAnsi="Cambria Math" w:cstheme="majorBidi"/>
                      <w:i/>
                    </w:rPr>
                  </m:ctrlPr>
                </m:dPr>
                <m:e>
                  <m:r>
                    <w:rPr>
                      <w:rStyle w:val="s2"/>
                      <w:rFonts w:ascii="Cambria Math" w:eastAsiaTheme="majorEastAsia" w:hAnsi="Cambria Math" w:cstheme="majorBidi"/>
                    </w:rPr>
                    <m:t>1</m:t>
                  </m:r>
                </m:e>
              </m:d>
            </m:e>
          </m:eqArr>
        </m:oMath>
      </m:oMathPara>
    </w:p>
    <w:p w14:paraId="76516ADF" w14:textId="36A3F05B" w:rsidR="00A83918" w:rsidRPr="00A83918" w:rsidRDefault="00000000" w:rsidP="00A83918">
      <w:pPr>
        <w:pStyle w:val="p1"/>
        <w:jc w:val="both"/>
        <w:rPr>
          <w:rFonts w:asciiTheme="majorBidi" w:eastAsiaTheme="minorEastAsia" w:hAnsiTheme="majorBidi" w:cstheme="majorBidi"/>
        </w:rPr>
      </w:pPr>
      <m:oMathPara>
        <m:oMath>
          <m:eqArr>
            <m:eqArrPr>
              <m:maxDist m:val="1"/>
              <m:ctrlPr>
                <w:rPr>
                  <w:rFonts w:ascii="Cambria Math" w:eastAsiaTheme="minorEastAsia" w:hAnsi="Cambria Math" w:cstheme="majorBidi"/>
                  <w:i/>
                </w:rPr>
              </m:ctrlPr>
            </m:eqArrPr>
            <m:e>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ψ</m:t>
                  </m:r>
                </m:e>
              </m:d>
              <m:r>
                <w:rPr>
                  <w:rStyle w:val="s2"/>
                  <w:rFonts w:ascii="Cambria Math" w:eastAsiaTheme="majorEastAsia" w:hAnsi="Cambria Math" w:cstheme="majorBidi"/>
                </w:rPr>
                <m:t>=</m:t>
              </m:r>
              <m:func>
                <m:funcPr>
                  <m:ctrlPr>
                    <w:rPr>
                      <w:rStyle w:val="s2"/>
                      <w:rFonts w:ascii="Cambria Math" w:eastAsiaTheme="majorEastAsia" w:hAnsi="Cambria Math" w:cstheme="majorBidi"/>
                      <w:i/>
                    </w:rPr>
                  </m:ctrlPr>
                </m:funcPr>
                <m:fName>
                  <m:r>
                    <m:rPr>
                      <m:sty m:val="p"/>
                    </m:rPr>
                    <w:rPr>
                      <w:rStyle w:val="s2"/>
                      <w:rFonts w:ascii="Cambria Math" w:eastAsiaTheme="majorEastAsia" w:hAnsi="Cambria Math" w:cstheme="majorBidi"/>
                    </w:rPr>
                    <m:t>cos</m:t>
                  </m:r>
                </m:fName>
                <m:e>
                  <m:d>
                    <m:dPr>
                      <m:ctrlPr>
                        <w:rPr>
                          <w:rStyle w:val="s2"/>
                          <w:rFonts w:ascii="Cambria Math" w:eastAsiaTheme="majorEastAsia" w:hAnsi="Cambria Math" w:cstheme="majorBidi"/>
                          <w:i/>
                        </w:rPr>
                      </m:ctrlPr>
                    </m:dPr>
                    <m:e>
                      <m:f>
                        <m:fPr>
                          <m:ctrlPr>
                            <w:rPr>
                              <w:rStyle w:val="s2"/>
                              <w:rFonts w:ascii="Cambria Math" w:eastAsiaTheme="majorEastAsia" w:hAnsi="Cambria Math" w:cstheme="majorBidi"/>
                              <w:i/>
                            </w:rPr>
                          </m:ctrlPr>
                        </m:fPr>
                        <m:num>
                          <m:r>
                            <w:rPr>
                              <w:rStyle w:val="s2"/>
                              <w:rFonts w:ascii="Cambria Math" w:eastAsiaTheme="majorEastAsia" w:hAnsi="Cambria Math" w:cstheme="majorBidi"/>
                            </w:rPr>
                            <m:t>θ</m:t>
                          </m:r>
                        </m:num>
                        <m:den>
                          <m:r>
                            <w:rPr>
                              <w:rStyle w:val="s2"/>
                              <w:rFonts w:ascii="Cambria Math" w:eastAsiaTheme="majorEastAsia" w:hAnsi="Cambria Math" w:cstheme="majorBidi"/>
                            </w:rPr>
                            <m:t>2</m:t>
                          </m:r>
                        </m:den>
                      </m:f>
                    </m:e>
                  </m:d>
                </m:e>
              </m:func>
              <m:d>
                <m:dPr>
                  <m:begChr m:val=""/>
                  <m:endChr m:val="⟩"/>
                  <m:ctrlPr>
                    <w:rPr>
                      <w:rStyle w:val="s2"/>
                      <w:rFonts w:ascii="Cambria Math" w:eastAsiaTheme="majorEastAsia" w:hAnsi="Cambria Math" w:cstheme="majorBidi"/>
                      <w:i/>
                    </w:rPr>
                  </m:ctrlPr>
                </m:dPr>
                <m:e>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0</m:t>
                      </m:r>
                    </m:e>
                  </m:d>
                </m:e>
              </m:d>
              <m:r>
                <w:rPr>
                  <w:rStyle w:val="s2"/>
                  <w:rFonts w:ascii="Cambria Math" w:eastAsiaTheme="majorEastAsia" w:hAnsi="Cambria Math" w:cstheme="majorBidi"/>
                </w:rPr>
                <m:t>+</m:t>
              </m:r>
              <m:sSup>
                <m:sSupPr>
                  <m:ctrlPr>
                    <w:rPr>
                      <w:rStyle w:val="s2"/>
                      <w:rFonts w:ascii="Cambria Math" w:eastAsiaTheme="majorEastAsia" w:hAnsi="Cambria Math" w:cstheme="majorBidi"/>
                      <w:i/>
                    </w:rPr>
                  </m:ctrlPr>
                </m:sSupPr>
                <m:e>
                  <m:r>
                    <w:rPr>
                      <w:rStyle w:val="s2"/>
                      <w:rFonts w:ascii="Cambria Math" w:eastAsiaTheme="majorEastAsia" w:hAnsi="Cambria Math" w:cstheme="majorBidi"/>
                    </w:rPr>
                    <m:t>e</m:t>
                  </m:r>
                </m:e>
                <m:sup>
                  <m:r>
                    <w:rPr>
                      <w:rStyle w:val="s2"/>
                      <w:rFonts w:ascii="Cambria Math" w:eastAsiaTheme="majorEastAsia" w:hAnsi="Cambria Math" w:cstheme="majorBidi"/>
                    </w:rPr>
                    <m:t>-iφ</m:t>
                  </m:r>
                </m:sup>
              </m:sSup>
              <m:func>
                <m:funcPr>
                  <m:ctrlPr>
                    <w:rPr>
                      <w:rStyle w:val="s2"/>
                      <w:rFonts w:ascii="Cambria Math" w:eastAsiaTheme="majorEastAsia" w:hAnsi="Cambria Math" w:cstheme="majorBidi"/>
                      <w:i/>
                    </w:rPr>
                  </m:ctrlPr>
                </m:funcPr>
                <m:fName>
                  <m:r>
                    <m:rPr>
                      <m:sty m:val="p"/>
                    </m:rPr>
                    <w:rPr>
                      <w:rStyle w:val="s2"/>
                      <w:rFonts w:ascii="Cambria Math" w:eastAsiaTheme="majorEastAsia" w:hAnsi="Cambria Math" w:cstheme="majorBidi"/>
                    </w:rPr>
                    <m:t>sin</m:t>
                  </m:r>
                </m:fName>
                <m:e>
                  <m:d>
                    <m:dPr>
                      <m:ctrlPr>
                        <w:rPr>
                          <w:rStyle w:val="s2"/>
                          <w:rFonts w:ascii="Cambria Math" w:eastAsiaTheme="majorEastAsia" w:hAnsi="Cambria Math" w:cstheme="majorBidi"/>
                          <w:i/>
                        </w:rPr>
                      </m:ctrlPr>
                    </m:dPr>
                    <m:e>
                      <m:f>
                        <m:fPr>
                          <m:ctrlPr>
                            <w:rPr>
                              <w:rStyle w:val="s2"/>
                              <w:rFonts w:ascii="Cambria Math" w:eastAsiaTheme="majorEastAsia" w:hAnsi="Cambria Math" w:cstheme="majorBidi"/>
                              <w:i/>
                            </w:rPr>
                          </m:ctrlPr>
                        </m:fPr>
                        <m:num>
                          <m:r>
                            <w:rPr>
                              <w:rStyle w:val="s2"/>
                              <w:rFonts w:ascii="Cambria Math" w:eastAsiaTheme="majorEastAsia" w:hAnsi="Cambria Math" w:cstheme="majorBidi"/>
                            </w:rPr>
                            <m:t>θ</m:t>
                          </m:r>
                        </m:num>
                        <m:den>
                          <m:r>
                            <w:rPr>
                              <w:rStyle w:val="s2"/>
                              <w:rFonts w:ascii="Cambria Math" w:eastAsiaTheme="majorEastAsia" w:hAnsi="Cambria Math" w:cstheme="majorBidi"/>
                            </w:rPr>
                            <m:t>2</m:t>
                          </m:r>
                        </m:den>
                      </m:f>
                    </m:e>
                  </m:d>
                </m:e>
              </m:func>
              <m:d>
                <m:dPr>
                  <m:begChr m:val=""/>
                  <m:endChr m:val="⟩"/>
                  <m:ctrlPr>
                    <w:rPr>
                      <w:rStyle w:val="s2"/>
                      <w:rFonts w:ascii="Cambria Math" w:eastAsiaTheme="majorEastAsia" w:hAnsi="Cambria Math" w:cstheme="majorBidi"/>
                      <w:i/>
                    </w:rPr>
                  </m:ctrlPr>
                </m:dPr>
                <m:e>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1</m:t>
                      </m:r>
                    </m:e>
                  </m:d>
                </m:e>
              </m:d>
              <m:r>
                <w:rPr>
                  <w:rFonts w:ascii="Cambria Math" w:eastAsiaTheme="minorEastAsia" w:hAnsi="Cambria Math" w:cstheme="majorBidi"/>
                </w:rPr>
                <m:t xml:space="preserve"> </m:t>
              </m:r>
              <m:r>
                <w:rPr>
                  <w:rStyle w:val="s2"/>
                  <w:rFonts w:ascii="Cambria Math" w:eastAsiaTheme="maj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2</m:t>
                  </m:r>
                </m:e>
              </m:d>
              <m:ctrlPr>
                <w:rPr>
                  <w:rStyle w:val="s2"/>
                  <w:rFonts w:ascii="Cambria Math" w:eastAsiaTheme="majorEastAsia" w:hAnsi="Cambria Math" w:cstheme="majorBidi"/>
                  <w:i/>
                </w:rPr>
              </m:ctrlPr>
            </m:e>
          </m:eqArr>
        </m:oMath>
      </m:oMathPara>
    </w:p>
    <w:p w14:paraId="592B0143" w14:textId="0B3879BF" w:rsidR="00A83918" w:rsidRDefault="00A83918" w:rsidP="00A83918">
      <w:pPr>
        <w:pStyle w:val="p1"/>
        <w:spacing w:after="0" w:afterAutospacing="0"/>
      </w:pPr>
      <w:r>
        <w:rPr>
          <w:rStyle w:val="s1"/>
          <w:rFonts w:asciiTheme="majorBidi" w:eastAsiaTheme="minorEastAsia" w:hAnsiTheme="majorBidi" w:cstheme="majorBidi"/>
        </w:rPr>
        <w:t xml:space="preserve">with </w:t>
      </w:r>
      <m:oMath>
        <m:r>
          <w:rPr>
            <w:rStyle w:val="s1"/>
            <w:rFonts w:ascii="Cambria Math" w:eastAsiaTheme="majorEastAsia" w:hAnsi="Cambria Math" w:cstheme="majorBidi"/>
          </w:rPr>
          <m:t>θ</m:t>
        </m:r>
        <m:r>
          <w:rPr>
            <w:rFonts w:ascii="Cambria Math" w:hAnsi="Cambria Math" w:cs="Cambria Math"/>
          </w:rPr>
          <m:t>∈</m:t>
        </m:r>
        <m:d>
          <m:dPr>
            <m:begChr m:val="["/>
            <m:endChr m:val="]"/>
            <m:ctrlPr>
              <w:rPr>
                <w:rFonts w:ascii="Cambria Math" w:hAnsi="Cambria Math"/>
                <w:i/>
              </w:rPr>
            </m:ctrlPr>
          </m:dPr>
          <m:e>
            <m:r>
              <w:rPr>
                <w:rFonts w:ascii="Cambria Math" w:hAnsi="Cambria Math"/>
              </w:rPr>
              <m:t>0, π</m:t>
            </m:r>
          </m:e>
        </m:d>
      </m:oMath>
      <w:r w:rsidR="00F05A07" w:rsidRPr="00172F21">
        <w:t xml:space="preserve"> the </w:t>
      </w:r>
      <w:r w:rsidR="00F05A07" w:rsidRPr="00172F21">
        <w:rPr>
          <w:i/>
          <w:iCs/>
        </w:rPr>
        <w:t>polar angle</w:t>
      </w:r>
    </w:p>
    <w:p w14:paraId="3CB15FA4" w14:textId="4B46553B" w:rsidR="00F05A07" w:rsidRPr="00172F21" w:rsidRDefault="00A83918" w:rsidP="00215EAB">
      <w:pPr>
        <w:pStyle w:val="p1"/>
        <w:spacing w:before="0" w:beforeAutospacing="0" w:after="200" w:afterAutospacing="0"/>
        <w:ind w:firstLine="567"/>
      </w:pPr>
      <w:r>
        <w:t xml:space="preserve">and </w:t>
      </w:r>
      <m:oMath>
        <m:r>
          <w:rPr>
            <w:rStyle w:val="s1"/>
            <w:rFonts w:ascii="Cambria Math" w:eastAsiaTheme="majorEastAsia" w:hAnsi="Cambria Math" w:cstheme="majorBidi"/>
          </w:rPr>
          <m:t xml:space="preserve">φ∈ </m:t>
        </m:r>
        <m:d>
          <m:dPr>
            <m:begChr m:val="["/>
            <m:endChr m:val="]"/>
            <m:ctrlPr>
              <w:rPr>
                <w:rStyle w:val="s1"/>
                <w:rFonts w:ascii="Cambria Math" w:eastAsiaTheme="majorEastAsia" w:hAnsi="Cambria Math" w:cstheme="majorBidi"/>
                <w:i/>
              </w:rPr>
            </m:ctrlPr>
          </m:dPr>
          <m:e>
            <m:r>
              <w:rPr>
                <w:rStyle w:val="s1"/>
                <w:rFonts w:ascii="Cambria Math" w:eastAsiaTheme="majorEastAsia" w:hAnsi="Cambria Math" w:cstheme="majorBidi"/>
              </w:rPr>
              <m:t>0, 2π</m:t>
            </m:r>
          </m:e>
        </m:d>
      </m:oMath>
      <w:r>
        <w:rPr>
          <w:rStyle w:val="s1"/>
        </w:rPr>
        <w:t xml:space="preserve"> </w:t>
      </w:r>
      <w:r w:rsidR="00F05A07" w:rsidRPr="00172F21">
        <w:t xml:space="preserve">the </w:t>
      </w:r>
      <w:r w:rsidR="00F05A07" w:rsidRPr="00172F21">
        <w:rPr>
          <w:i/>
          <w:iCs/>
        </w:rPr>
        <w:t>azimuthal angle</w:t>
      </w:r>
    </w:p>
    <w:p w14:paraId="091614ED" w14:textId="71883633" w:rsidR="005F5C4F" w:rsidRDefault="00F05A7E" w:rsidP="00215EAB">
      <w:pPr>
        <w:keepNext/>
        <w:spacing w:after="0"/>
        <w:jc w:val="center"/>
      </w:pPr>
      <w:r>
        <w:fldChar w:fldCharType="begin"/>
      </w:r>
      <w:r>
        <w:instrText xml:space="preserve"> INCLUDEPICTURE "/Users/guillaume/Library/Group Containers/UBF8T346G9.ms/WebArchiveCopyPasteTempFiles/com.microsoft.Word/sketch-full.png?v=1" \* MERGEFORMATINET </w:instrText>
      </w:r>
      <w:r>
        <w:fldChar w:fldCharType="separate"/>
      </w:r>
      <w:r>
        <w:rPr>
          <w:noProof/>
        </w:rPr>
        <w:drawing>
          <wp:inline distT="0" distB="0" distL="0" distR="0" wp14:anchorId="09D0B95E" wp14:editId="5370918F">
            <wp:extent cx="2160000" cy="2160000"/>
            <wp:effectExtent l="0" t="0" r="0" b="0"/>
            <wp:docPr id="618488411" name="Picture 3" descr="Bloch sphere | Pre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ch sphere | Prefetc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fldChar w:fldCharType="end"/>
      </w:r>
    </w:p>
    <w:p w14:paraId="404C0774" w14:textId="7F17616E" w:rsidR="006642E5" w:rsidRPr="005F5C4F" w:rsidRDefault="005F5C4F" w:rsidP="005F5C4F">
      <w:pPr>
        <w:pStyle w:val="Caption"/>
        <w:jc w:val="center"/>
      </w:pPr>
      <w:bookmarkStart w:id="2" w:name="_Ref205538351"/>
      <w:r>
        <w:t xml:space="preserve">Figure </w:t>
      </w:r>
      <w:r>
        <w:fldChar w:fldCharType="begin"/>
      </w:r>
      <w:r>
        <w:instrText xml:space="preserve"> SEQ Figure \* ARABIC </w:instrText>
      </w:r>
      <w:r>
        <w:fldChar w:fldCharType="separate"/>
      </w:r>
      <w:r w:rsidR="00250183">
        <w:rPr>
          <w:noProof/>
        </w:rPr>
        <w:t>1</w:t>
      </w:r>
      <w:r>
        <w:fldChar w:fldCharType="end"/>
      </w:r>
      <w:bookmarkEnd w:id="2"/>
      <w:r w:rsidRPr="005F5C4F">
        <w:t>. Bloch sphere representation of a qubit</w:t>
      </w:r>
    </w:p>
    <w:p w14:paraId="09FF9C68" w14:textId="27D583ED" w:rsidR="00F05A07" w:rsidRPr="00A83918" w:rsidRDefault="00F05A07" w:rsidP="00A83918">
      <w:r w:rsidRPr="00A83918">
        <w:t>Knowing</w:t>
      </w:r>
      <w:r w:rsidR="00A83918" w:rsidRPr="000A4303">
        <w:t xml:space="preserve"> </w:t>
      </w:r>
      <m:oMath>
        <m:r>
          <w:rPr>
            <w:rFonts w:ascii="Cambria Math" w:hAnsi="Cambria Math"/>
          </w:rPr>
          <m:t>θ</m:t>
        </m:r>
      </m:oMath>
      <w:r w:rsidR="00A83918" w:rsidRPr="000A4303">
        <w:rPr>
          <w:rStyle w:val="s1"/>
          <w:rFonts w:eastAsiaTheme="majorEastAsia"/>
        </w:rPr>
        <w:t xml:space="preserve"> </w:t>
      </w:r>
      <w:r w:rsidR="00A83918" w:rsidRPr="000A4303">
        <w:t xml:space="preserve">and </w:t>
      </w:r>
      <m:oMath>
        <m:r>
          <w:rPr>
            <w:rFonts w:ascii="Cambria Math" w:hAnsi="Cambria Math"/>
          </w:rPr>
          <m:t>φ</m:t>
        </m:r>
      </m:oMath>
      <w:r w:rsidR="00A83918" w:rsidRPr="000A4303">
        <w:t xml:space="preserve"> </w:t>
      </w:r>
      <w:r w:rsidRPr="00A83918">
        <w:t xml:space="preserve">gives all the physically meaningful information about the </w:t>
      </w:r>
      <w:r w:rsidRPr="00A83918">
        <w:rPr>
          <w:rStyle w:val="s1"/>
          <w:rFonts w:eastAsiaTheme="majorEastAsia"/>
        </w:rPr>
        <w:t>pure state</w:t>
      </w:r>
      <w:r w:rsidRPr="00A83918">
        <w:t xml:space="preserve"> of the qubit.</w:t>
      </w:r>
      <w:r w:rsidR="006C5B0B" w:rsidRPr="00A83918">
        <w:t xml:space="preserve"> In matrix format this </w:t>
      </w:r>
      <w:r w:rsidR="00BE5285">
        <w:t xml:space="preserve">is presented as </w:t>
      </w:r>
      <w:r w:rsidR="006C5B0B" w:rsidRPr="00A83918">
        <w:t>:</w:t>
      </w:r>
    </w:p>
    <w:p w14:paraId="521562D5" w14:textId="6DB8DEC9" w:rsidR="006C5B0B" w:rsidRPr="00A83918" w:rsidRDefault="00000000" w:rsidP="00A83918">
      <w:pPr>
        <w:rPr>
          <w:rStyle w:val="s1"/>
        </w:rPr>
      </w:pPr>
      <m:oMathPara>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w:rPr>
                      <w:rStyle w:val="s1"/>
                      <w:rFonts w:ascii="Cambria Math" w:eastAsiaTheme="majorEastAsia" w:hAnsi="Cambria Math"/>
                    </w:rPr>
                    <m:t>ψ</m:t>
                  </m:r>
                </m:e>
              </m:d>
            </m:e>
          </m:d>
          <m:r>
            <w:rPr>
              <w:rStyle w:val="s1"/>
              <w:rFonts w:ascii="Cambria Math" w:eastAsiaTheme="majorEastAsia" w:hAnsi="Cambria Math"/>
            </w:rPr>
            <m:t>=</m:t>
          </m:r>
          <m:d>
            <m:dPr>
              <m:ctrlPr>
                <w:rPr>
                  <w:rStyle w:val="s1"/>
                  <w:rFonts w:ascii="Cambria Math" w:eastAsiaTheme="majorEastAsia" w:hAnsi="Cambria Math"/>
                  <w:i/>
                </w:rPr>
              </m:ctrlPr>
            </m:dPr>
            <m:e>
              <m:m>
                <m:mPr>
                  <m:mcs>
                    <m:mc>
                      <m:mcPr>
                        <m:count m:val="1"/>
                        <m:mcJc m:val="center"/>
                      </m:mcPr>
                    </m:mc>
                  </m:mcs>
                  <m:ctrlPr>
                    <w:rPr>
                      <w:rStyle w:val="s1"/>
                      <w:rFonts w:ascii="Cambria Math" w:eastAsiaTheme="majorEastAsia" w:hAnsi="Cambria Math"/>
                      <w:i/>
                    </w:rPr>
                  </m:ctrlPr>
                </m:mPr>
                <m:mr>
                  <m:e>
                    <m:r>
                      <w:rPr>
                        <w:rStyle w:val="s1"/>
                        <w:rFonts w:ascii="Cambria Math" w:eastAsiaTheme="majorEastAsia" w:hAnsi="Cambria Math"/>
                      </w:rPr>
                      <m:t>α</m:t>
                    </m:r>
                  </m:e>
                </m:mr>
                <m:mr>
                  <m:e>
                    <m:r>
                      <w:rPr>
                        <w:rStyle w:val="s1"/>
                        <w:rFonts w:ascii="Cambria Math" w:eastAsiaTheme="majorEastAsia" w:hAnsi="Cambria Math"/>
                      </w:rPr>
                      <m:t>β</m:t>
                    </m:r>
                  </m:e>
                </m:mr>
              </m:m>
            </m:e>
          </m:d>
        </m:oMath>
      </m:oMathPara>
    </w:p>
    <w:p w14:paraId="1B936C24" w14:textId="7150AC5E" w:rsidR="006C5B0B" w:rsidRPr="00A83918" w:rsidRDefault="00000000" w:rsidP="00A83918">
      <w:pPr>
        <w:rPr>
          <w:rStyle w:val="s1"/>
        </w:rPr>
      </w:pPr>
      <m:oMathPara>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w:rPr>
                      <w:rStyle w:val="s1"/>
                      <w:rFonts w:ascii="Cambria Math" w:eastAsiaTheme="majorEastAsia" w:hAnsi="Cambria Math"/>
                    </w:rPr>
                    <m:t>ψ</m:t>
                  </m:r>
                </m:e>
              </m:d>
            </m:e>
          </m:d>
          <m:r>
            <w:rPr>
              <w:rStyle w:val="s1"/>
              <w:rFonts w:ascii="Cambria Math" w:eastAsiaTheme="majorEastAsia"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Style w:val="s1"/>
                  <w:rFonts w:ascii="Cambria Math" w:eastAsiaTheme="majorEastAsia" w:hAnsi="Cambria Math"/>
                  <w:i/>
                </w:rPr>
              </m:ctrlPr>
            </m:sSupPr>
            <m:e>
              <m:acc>
                <m:accPr>
                  <m:chr m:val="̅"/>
                  <m:ctrlPr>
                    <w:rPr>
                      <w:rStyle w:val="s1"/>
                      <w:rFonts w:ascii="Cambria Math" w:eastAsiaTheme="majorEastAsia" w:hAnsi="Cambria Math"/>
                      <w:i/>
                    </w:rPr>
                  </m:ctrlPr>
                </m:acc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w:rPr>
                              <w:rStyle w:val="s1"/>
                              <w:rFonts w:ascii="Cambria Math" w:eastAsiaTheme="majorEastAsia" w:hAnsi="Cambria Math"/>
                            </w:rPr>
                            <m:t>ψ</m:t>
                          </m:r>
                        </m:e>
                      </m:d>
                    </m:e>
                  </m:d>
                </m:e>
              </m:acc>
            </m:e>
            <m:sup>
              <m:r>
                <w:rPr>
                  <w:rStyle w:val="s1"/>
                  <w:rFonts w:ascii="Cambria Math" w:eastAsiaTheme="majorEastAsia" w:hAnsi="Cambria Math"/>
                </w:rPr>
                <m:t>T</m:t>
              </m:r>
            </m:sup>
          </m:sSup>
          <m:r>
            <w:rPr>
              <w:rStyle w:val="s1"/>
              <w:rFonts w:ascii="Cambria Math" w:eastAsiaTheme="majorEastAsia" w:hAnsi="Cambria Math"/>
            </w:rPr>
            <m:t>=</m:t>
          </m:r>
          <m:d>
            <m:dPr>
              <m:ctrlPr>
                <w:rPr>
                  <w:rStyle w:val="s1"/>
                  <w:rFonts w:ascii="Cambria Math" w:eastAsiaTheme="majorEastAsia" w:hAnsi="Cambria Math"/>
                  <w:i/>
                </w:rPr>
              </m:ctrlPr>
            </m:dPr>
            <m:e>
              <m:m>
                <m:mPr>
                  <m:mcs>
                    <m:mc>
                      <m:mcPr>
                        <m:count m:val="2"/>
                        <m:mcJc m:val="center"/>
                      </m:mcPr>
                    </m:mc>
                  </m:mcs>
                  <m:ctrlPr>
                    <w:rPr>
                      <w:rStyle w:val="s1"/>
                      <w:rFonts w:ascii="Cambria Math" w:eastAsiaTheme="majorEastAsia" w:hAnsi="Cambria Math"/>
                      <w:i/>
                    </w:rPr>
                  </m:ctrlPr>
                </m:mPr>
                <m:mr>
                  <m:e>
                    <m:acc>
                      <m:accPr>
                        <m:chr m:val="̅"/>
                        <m:ctrlPr>
                          <w:rPr>
                            <w:rStyle w:val="s1"/>
                            <w:rFonts w:ascii="Cambria Math" w:eastAsiaTheme="majorEastAsia" w:hAnsi="Cambria Math"/>
                            <w:i/>
                          </w:rPr>
                        </m:ctrlPr>
                      </m:accPr>
                      <m:e>
                        <m:r>
                          <w:rPr>
                            <w:rStyle w:val="s1"/>
                            <w:rFonts w:ascii="Cambria Math" w:eastAsiaTheme="majorEastAsia" w:hAnsi="Cambria Math"/>
                          </w:rPr>
                          <m:t>α</m:t>
                        </m:r>
                      </m:e>
                    </m:acc>
                  </m:e>
                  <m:e>
                    <m:acc>
                      <m:accPr>
                        <m:chr m:val="̅"/>
                        <m:ctrlPr>
                          <w:rPr>
                            <w:rStyle w:val="s1"/>
                            <w:rFonts w:ascii="Cambria Math" w:eastAsiaTheme="majorEastAsia" w:hAnsi="Cambria Math"/>
                            <w:i/>
                          </w:rPr>
                        </m:ctrlPr>
                      </m:accPr>
                      <m:e>
                        <m:r>
                          <w:rPr>
                            <w:rStyle w:val="s1"/>
                            <w:rFonts w:ascii="Cambria Math" w:eastAsiaTheme="majorEastAsia" w:hAnsi="Cambria Math"/>
                          </w:rPr>
                          <m:t>β</m:t>
                        </m:r>
                      </m:e>
                    </m:acc>
                  </m:e>
                </m:mr>
              </m:m>
            </m:e>
          </m:d>
        </m:oMath>
      </m:oMathPara>
    </w:p>
    <w:p w14:paraId="4F132BEA" w14:textId="5DA58F06" w:rsidR="006C5B0B" w:rsidRPr="00A83918" w:rsidRDefault="006C5B0B" w:rsidP="00BE5285">
      <w:r w:rsidRPr="00A83918">
        <w:t xml:space="preserve">We define </w:t>
      </w:r>
      <m:oMath>
        <m:r>
          <w:rPr>
            <w:rStyle w:val="s2"/>
            <w:rFonts w:ascii="Cambria Math" w:eastAsiaTheme="majorEastAsia" w:hAnsi="Cambria Math"/>
          </w:rPr>
          <m:t>ρ</m:t>
        </m:r>
      </m:oMath>
      <w:r w:rsidRPr="00A83918">
        <w:t xml:space="preserve"> a</w:t>
      </w:r>
      <w:r w:rsidRPr="00A83918">
        <w:rPr>
          <w:rStyle w:val="s3"/>
          <w:rFonts w:eastAsiaTheme="majorEastAsia"/>
        </w:rPr>
        <w:t xml:space="preserve"> Hermitian matrix</w:t>
      </w:r>
      <w:r w:rsidRPr="00A83918">
        <w:t xml:space="preserve"> representing the </w:t>
      </w:r>
      <w:r w:rsidRPr="00A83918">
        <w:rPr>
          <w:rStyle w:val="s3"/>
          <w:rFonts w:eastAsiaTheme="majorEastAsia"/>
        </w:rPr>
        <w:t>state</w:t>
      </w:r>
      <w:r w:rsidRPr="00A83918">
        <w:t xml:space="preserve"> as an </w:t>
      </w:r>
      <w:r w:rsidRPr="00A83918">
        <w:rPr>
          <w:rStyle w:val="s3"/>
          <w:rFonts w:eastAsiaTheme="majorEastAsia"/>
        </w:rPr>
        <w:t>operator</w:t>
      </w:r>
      <w:r w:rsidRPr="00A83918">
        <w:t>.</w:t>
      </w:r>
      <w:r w:rsidR="00BE5285">
        <w:t xml:space="preserve"> </w:t>
      </w:r>
      <w:r w:rsidR="00436A45">
        <w:t>The term Hermitian</w:t>
      </w:r>
      <w:r w:rsidR="00BE5285">
        <w:t xml:space="preserve"> means that the density matrix is equal to its own conjugate transpose, i.e., </w:t>
      </w:r>
      <m:oMath>
        <m:r>
          <w:rPr>
            <w:rFonts w:ascii="Cambria Math" w:hAnsi="Cambria Math"/>
          </w:rPr>
          <m:t>ρ=</m:t>
        </m:r>
        <m:sSup>
          <m:sSupPr>
            <m:ctrlPr>
              <w:rPr>
                <w:rFonts w:ascii="Cambria Math" w:hAnsi="Cambria Math"/>
                <w:i/>
              </w:rPr>
            </m:ctrlPr>
          </m:sSupPr>
          <m:e>
            <m:r>
              <w:rPr>
                <w:rFonts w:ascii="Cambria Math" w:hAnsi="Cambria Math"/>
              </w:rPr>
              <m:t>ρ</m:t>
            </m:r>
          </m:e>
          <m:sup>
            <m:r>
              <w:rPr>
                <w:rFonts w:ascii="Cambria Math" w:hAnsi="Cambria Math"/>
              </w:rPr>
              <m:t>†</m:t>
            </m:r>
          </m:sup>
        </m:sSup>
      </m:oMath>
      <w:r w:rsidR="00BE5285">
        <w:rPr>
          <w:rFonts w:eastAsiaTheme="minorEastAsia"/>
        </w:rPr>
        <w:t>.</w:t>
      </w:r>
    </w:p>
    <w:p w14:paraId="1E9BAF4F" w14:textId="55A13274" w:rsidR="00BE5285" w:rsidRPr="00BE5285" w:rsidRDefault="00000000" w:rsidP="00BE5285">
      <w:pPr>
        <w:pStyle w:val="p1"/>
        <w:rPr>
          <w:rStyle w:val="s1"/>
          <w:rFonts w:asciiTheme="majorBidi" w:eastAsiaTheme="minorEastAsia" w:hAnsiTheme="majorBidi" w:cstheme="majorBidi"/>
        </w:rPr>
      </w:pPr>
      <m:oMathPara>
        <m:oMath>
          <m:eqArr>
            <m:eqArrPr>
              <m:maxDist m:val="1"/>
              <m:ctrlPr>
                <w:rPr>
                  <w:rStyle w:val="s1"/>
                  <w:rFonts w:ascii="Cambria Math" w:eastAsiaTheme="majorEastAsia" w:hAnsi="Cambria Math" w:cstheme="majorBidi"/>
                  <w:i/>
                </w:rPr>
              </m:ctrlPr>
            </m:eqArrPr>
            <m:e>
              <m:r>
                <w:rPr>
                  <w:rStyle w:val="s1"/>
                  <w:rFonts w:ascii="Cambria Math" w:eastAsiaTheme="majorEastAsia" w:hAnsi="Cambria Math" w:cstheme="majorBidi"/>
                </w:rPr>
                <m:t>ρ=</m:t>
              </m:r>
              <m:d>
                <m:dPr>
                  <m:begChr m:val=""/>
                  <m:endChr m:val="⟩"/>
                  <m:ctrlPr>
                    <w:rPr>
                      <w:rStyle w:val="s1"/>
                      <w:rFonts w:ascii="Cambria Math" w:eastAsiaTheme="majorEastAsia" w:hAnsi="Cambria Math" w:cstheme="majorBidi"/>
                      <w:i/>
                    </w:rPr>
                  </m:ctrlPr>
                </m:dPr>
                <m:e>
                  <m:d>
                    <m:dPr>
                      <m:begChr m:val="|"/>
                      <m:endChr m:val=""/>
                      <m:ctrlPr>
                        <w:rPr>
                          <w:rStyle w:val="s1"/>
                          <w:rFonts w:ascii="Cambria Math" w:eastAsiaTheme="majorEastAsia" w:hAnsi="Cambria Math" w:cstheme="majorBidi"/>
                          <w:i/>
                        </w:rPr>
                      </m:ctrlPr>
                    </m:dPr>
                    <m:e>
                      <m:r>
                        <w:rPr>
                          <w:rStyle w:val="s1"/>
                          <w:rFonts w:ascii="Cambria Math" w:eastAsiaTheme="majorEastAsia" w:hAnsi="Cambria Math" w:cstheme="majorBidi"/>
                        </w:rPr>
                        <m:t>ψ</m:t>
                      </m:r>
                    </m:e>
                  </m:d>
                </m:e>
              </m:d>
              <m:d>
                <m:dPr>
                  <m:begChr m:val="⟨"/>
                  <m:endChr m:val=""/>
                  <m:ctrlPr>
                    <w:rPr>
                      <w:rStyle w:val="s1"/>
                      <w:rFonts w:ascii="Cambria Math" w:eastAsiaTheme="majorEastAsia" w:hAnsi="Cambria Math" w:cstheme="majorBidi"/>
                      <w:i/>
                    </w:rPr>
                  </m:ctrlPr>
                </m:dPr>
                <m:e>
                  <m:d>
                    <m:dPr>
                      <m:begChr m:val=""/>
                      <m:endChr m:val="|"/>
                      <m:ctrlPr>
                        <w:rPr>
                          <w:rStyle w:val="s1"/>
                          <w:rFonts w:ascii="Cambria Math" w:eastAsiaTheme="majorEastAsia" w:hAnsi="Cambria Math" w:cstheme="majorBidi"/>
                          <w:i/>
                        </w:rPr>
                      </m:ctrlPr>
                    </m:dPr>
                    <m:e>
                      <m:r>
                        <w:rPr>
                          <w:rStyle w:val="s1"/>
                          <w:rFonts w:ascii="Cambria Math" w:eastAsiaTheme="majorEastAsia" w:hAnsi="Cambria Math" w:cstheme="majorBidi"/>
                        </w:rPr>
                        <m:t>ψ</m:t>
                      </m:r>
                    </m:e>
                  </m:d>
                </m:e>
              </m:d>
              <m:r>
                <w:rPr>
                  <w:rStyle w:val="s1"/>
                  <w:rFonts w:ascii="Cambria Math" w:eastAsiaTheme="majorEastAsia" w:hAnsi="Cambria Math" w:cstheme="majorBidi"/>
                </w:rPr>
                <m:t>=</m:t>
              </m:r>
              <m:r>
                <w:rPr>
                  <w:rFonts w:ascii="Cambria Math" w:hAnsi="Cambria Math"/>
                </w:rPr>
                <m:t>ψ</m:t>
              </m:r>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d>
                <m:dPr>
                  <m:ctrlPr>
                    <w:rPr>
                      <w:rStyle w:val="s1"/>
                      <w:rFonts w:ascii="Cambria Math" w:eastAsiaTheme="majorEastAsia" w:hAnsi="Cambria Math" w:cstheme="majorBidi"/>
                      <w:i/>
                    </w:rPr>
                  </m:ctrlPr>
                </m:dPr>
                <m:e>
                  <m:m>
                    <m:mPr>
                      <m:mcs>
                        <m:mc>
                          <m:mcPr>
                            <m:count m:val="2"/>
                            <m:mcJc m:val="center"/>
                          </m:mcPr>
                        </m:mc>
                      </m:mcs>
                      <m:ctrlPr>
                        <w:rPr>
                          <w:rStyle w:val="s1"/>
                          <w:rFonts w:ascii="Cambria Math" w:eastAsiaTheme="majorEastAsia" w:hAnsi="Cambria Math" w:cstheme="majorBidi"/>
                          <w:i/>
                        </w:rPr>
                      </m:ctrlPr>
                    </m:mPr>
                    <m:mr>
                      <m:e>
                        <m:r>
                          <w:rPr>
                            <w:rStyle w:val="s1"/>
                            <w:rFonts w:ascii="Cambria Math" w:eastAsiaTheme="majorEastAsia" w:hAnsi="Cambria Math" w:cstheme="majorBidi"/>
                          </w:rPr>
                          <m:t>α</m:t>
                        </m:r>
                        <m:acc>
                          <m:accPr>
                            <m:chr m:val="̅"/>
                            <m:ctrlPr>
                              <w:rPr>
                                <w:rStyle w:val="s1"/>
                                <w:rFonts w:ascii="Cambria Math" w:eastAsiaTheme="majorEastAsia" w:hAnsi="Cambria Math" w:cstheme="majorBidi"/>
                                <w:i/>
                              </w:rPr>
                            </m:ctrlPr>
                          </m:accPr>
                          <m:e>
                            <m:r>
                              <w:rPr>
                                <w:rStyle w:val="s1"/>
                                <w:rFonts w:ascii="Cambria Math" w:eastAsiaTheme="majorEastAsia" w:hAnsi="Cambria Math" w:cstheme="majorBidi"/>
                              </w:rPr>
                              <m:t>α</m:t>
                            </m:r>
                          </m:e>
                        </m:acc>
                      </m:e>
                      <m:e>
                        <m:r>
                          <w:rPr>
                            <w:rStyle w:val="s1"/>
                            <w:rFonts w:ascii="Cambria Math" w:eastAsiaTheme="majorEastAsia" w:hAnsi="Cambria Math" w:cstheme="majorBidi"/>
                          </w:rPr>
                          <m:t>α</m:t>
                        </m:r>
                        <m:acc>
                          <m:accPr>
                            <m:chr m:val="̅"/>
                            <m:ctrlPr>
                              <w:rPr>
                                <w:rStyle w:val="s1"/>
                                <w:rFonts w:ascii="Cambria Math" w:eastAsiaTheme="majorEastAsia" w:hAnsi="Cambria Math" w:cstheme="majorBidi"/>
                                <w:i/>
                              </w:rPr>
                            </m:ctrlPr>
                          </m:accPr>
                          <m:e>
                            <m:r>
                              <w:rPr>
                                <w:rStyle w:val="s1"/>
                                <w:rFonts w:ascii="Cambria Math" w:eastAsiaTheme="majorEastAsia" w:hAnsi="Cambria Math" w:cstheme="majorBidi"/>
                              </w:rPr>
                              <m:t>β</m:t>
                            </m:r>
                          </m:e>
                        </m:acc>
                      </m:e>
                    </m:mr>
                    <m:mr>
                      <m:e>
                        <m:r>
                          <w:rPr>
                            <w:rStyle w:val="s1"/>
                            <w:rFonts w:ascii="Cambria Math" w:eastAsiaTheme="majorEastAsia" w:hAnsi="Cambria Math" w:cstheme="majorBidi"/>
                          </w:rPr>
                          <m:t>β</m:t>
                        </m:r>
                        <m:acc>
                          <m:accPr>
                            <m:chr m:val="̅"/>
                            <m:ctrlPr>
                              <w:rPr>
                                <w:rStyle w:val="s1"/>
                                <w:rFonts w:ascii="Cambria Math" w:eastAsiaTheme="majorEastAsia" w:hAnsi="Cambria Math" w:cstheme="majorBidi"/>
                                <w:i/>
                              </w:rPr>
                            </m:ctrlPr>
                          </m:accPr>
                          <m:e>
                            <m:r>
                              <w:rPr>
                                <w:rStyle w:val="s1"/>
                                <w:rFonts w:ascii="Cambria Math" w:eastAsiaTheme="majorEastAsia" w:hAnsi="Cambria Math" w:cstheme="majorBidi"/>
                              </w:rPr>
                              <m:t>α</m:t>
                            </m:r>
                          </m:e>
                        </m:acc>
                      </m:e>
                      <m:e>
                        <m:r>
                          <w:rPr>
                            <w:rStyle w:val="s1"/>
                            <w:rFonts w:ascii="Cambria Math" w:eastAsiaTheme="majorEastAsia" w:hAnsi="Cambria Math" w:cstheme="majorBidi"/>
                          </w:rPr>
                          <m:t>β</m:t>
                        </m:r>
                        <m:acc>
                          <m:accPr>
                            <m:chr m:val="̅"/>
                            <m:ctrlPr>
                              <w:rPr>
                                <w:rStyle w:val="s1"/>
                                <w:rFonts w:ascii="Cambria Math" w:eastAsiaTheme="majorEastAsia" w:hAnsi="Cambria Math" w:cstheme="majorBidi"/>
                                <w:i/>
                              </w:rPr>
                            </m:ctrlPr>
                          </m:accPr>
                          <m:e>
                            <m:r>
                              <w:rPr>
                                <w:rStyle w:val="s1"/>
                                <w:rFonts w:ascii="Cambria Math" w:eastAsiaTheme="majorEastAsia" w:hAnsi="Cambria Math" w:cstheme="majorBidi"/>
                              </w:rPr>
                              <m:t>β</m:t>
                            </m:r>
                          </m:e>
                        </m:acc>
                      </m:e>
                    </m:mr>
                  </m:m>
                </m:e>
              </m:d>
              <m:r>
                <w:rPr>
                  <w:rStyle w:val="s1"/>
                  <w:rFonts w:ascii="Cambria Math" w:eastAsiaTheme="majorEastAsia" w:hAnsi="Cambria Math" w:cstheme="majorBidi"/>
                </w:rPr>
                <m:t xml:space="preserve"> #</m:t>
              </m:r>
              <m:d>
                <m:dPr>
                  <m:ctrlPr>
                    <w:rPr>
                      <w:rStyle w:val="s1"/>
                      <w:rFonts w:ascii="Cambria Math" w:eastAsiaTheme="majorEastAsia" w:hAnsi="Cambria Math" w:cstheme="majorBidi"/>
                      <w:i/>
                    </w:rPr>
                  </m:ctrlPr>
                </m:dPr>
                <m:e>
                  <m:r>
                    <w:rPr>
                      <w:rStyle w:val="s1"/>
                      <w:rFonts w:ascii="Cambria Math" w:eastAsiaTheme="majorEastAsia" w:hAnsi="Cambria Math" w:cstheme="majorBidi"/>
                    </w:rPr>
                    <m:t>3</m:t>
                  </m:r>
                </m:e>
              </m:d>
            </m:e>
          </m:eqArr>
        </m:oMath>
      </m:oMathPara>
    </w:p>
    <w:p w14:paraId="69CCDB87" w14:textId="66EABCF7" w:rsidR="00AD4237" w:rsidRDefault="001A0F0B" w:rsidP="00BE5285">
      <w:pPr>
        <w:pStyle w:val="p1"/>
        <w:jc w:val="center"/>
        <w:rPr>
          <w:rFonts w:asciiTheme="majorBidi" w:hAnsiTheme="majorBidi"/>
        </w:rPr>
      </w:pPr>
      <m:oMath>
        <m:r>
          <w:rPr>
            <w:rFonts w:ascii="Cambria Math" w:hAnsi="Cambria Math"/>
          </w:rPr>
          <m:t>ρ</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2</m:t>
            </m:r>
          </m:sub>
        </m:sSub>
        <m:r>
          <m:rPr>
            <m:scr m:val="double-struck"/>
            <m:sty m:val="p"/>
          </m:rPr>
          <w:rPr>
            <w:rFonts w:ascii="Cambria Math" w:hAnsi="Cambria Math"/>
          </w:rPr>
          <m:t>(C</m:t>
        </m:r>
      </m:oMath>
      <w:r w:rsidR="00AD4237">
        <w:rPr>
          <w:rFonts w:asciiTheme="majorBidi" w:hAnsiTheme="majorBidi"/>
        </w:rPr>
        <w:t>)</w:t>
      </w:r>
    </w:p>
    <w:p w14:paraId="5320E873" w14:textId="6341D0F8" w:rsidR="00BD09A8" w:rsidRDefault="00BD09A8" w:rsidP="009A0D83">
      <w:r>
        <w:t>The density matrix is relevant in that its diagonal terms explicitly give us:</w:t>
      </w:r>
    </w:p>
    <w:p w14:paraId="5524170A" w14:textId="77777777" w:rsidR="00BD09A8" w:rsidRPr="00BD09A8" w:rsidRDefault="008C2694" w:rsidP="004D6AFE">
      <w:pPr>
        <w:pStyle w:val="p1"/>
        <w:numPr>
          <w:ilvl w:val="0"/>
          <w:numId w:val="9"/>
        </w:numPr>
        <w:rPr>
          <w:rFonts w:asciiTheme="majorBidi" w:hAnsiTheme="majorBidi"/>
        </w:rPr>
      </w:pPr>
      <m:oMath>
        <m:r>
          <w:rPr>
            <w:rStyle w:val="s1"/>
            <w:rFonts w:ascii="Cambria Math" w:eastAsiaTheme="majorEastAsia" w:hAnsi="Cambria Math" w:cstheme="majorBidi"/>
          </w:rPr>
          <m:t>α</m:t>
        </m:r>
        <m:acc>
          <m:accPr>
            <m:chr m:val="̅"/>
            <m:ctrlPr>
              <w:rPr>
                <w:rStyle w:val="s1"/>
                <w:rFonts w:ascii="Cambria Math" w:eastAsiaTheme="majorEastAsia" w:hAnsi="Cambria Math" w:cstheme="majorBidi"/>
                <w:i/>
              </w:rPr>
            </m:ctrlPr>
          </m:accPr>
          <m:e>
            <m:r>
              <w:rPr>
                <w:rStyle w:val="s1"/>
                <w:rFonts w:ascii="Cambria Math" w:eastAsiaTheme="majorEastAsia" w:hAnsi="Cambria Math" w:cstheme="majorBidi"/>
              </w:rPr>
              <m:t>α</m:t>
            </m:r>
          </m:e>
        </m:acc>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e>
            </m:d>
          </m:e>
          <m:sup>
            <m:r>
              <m:rPr>
                <m:sty m:val="p"/>
              </m:rPr>
              <w:rPr>
                <w:rFonts w:ascii="Cambria Math" w:hAnsi="Cambria Math"/>
              </w:rPr>
              <m:t>2</m:t>
            </m:r>
          </m:sup>
        </m:sSup>
        <m:r>
          <m:rPr>
            <m:scr m:val="double-struck"/>
            <m:sty m:val="p"/>
          </m:rPr>
          <w:rPr>
            <w:rFonts w:ascii="Cambria Math" w:hAnsi="Cambria Math"/>
          </w:rPr>
          <m:t>=P</m:t>
        </m:r>
        <m:d>
          <m:dPr>
            <m:ctrlPr>
              <w:rPr>
                <w:rFonts w:ascii="Cambria Math" w:hAnsi="Cambria Math"/>
              </w:rPr>
            </m:ctrlPr>
          </m:dPr>
          <m:e>
            <m:d>
              <m:dPr>
                <m:begChr m:val=""/>
                <m:endChr m:val="⟩"/>
                <m:ctrlPr>
                  <w:rPr>
                    <w:rStyle w:val="s1"/>
                    <w:rFonts w:ascii="Cambria Math" w:eastAsiaTheme="majorEastAsia" w:hAnsi="Cambria Math" w:cstheme="majorBidi"/>
                    <w:i/>
                  </w:rPr>
                </m:ctrlPr>
              </m:dPr>
              <m:e>
                <m:d>
                  <m:dPr>
                    <m:begChr m:val="|"/>
                    <m:endChr m:val=""/>
                    <m:ctrlPr>
                      <w:rPr>
                        <w:rStyle w:val="s1"/>
                        <w:rFonts w:ascii="Cambria Math" w:eastAsiaTheme="majorEastAsia" w:hAnsi="Cambria Math" w:cstheme="majorBidi"/>
                        <w:i/>
                      </w:rPr>
                    </m:ctrlPr>
                  </m:dPr>
                  <m:e>
                    <m:r>
                      <w:rPr>
                        <w:rStyle w:val="s1"/>
                        <w:rFonts w:ascii="Cambria Math" w:eastAsiaTheme="majorEastAsia" w:hAnsi="Cambria Math" w:cstheme="majorBidi"/>
                      </w:rPr>
                      <m:t>ψ</m:t>
                    </m:r>
                  </m:e>
                </m:d>
              </m:e>
            </m:d>
            <m:r>
              <w:rPr>
                <w:rStyle w:val="s1"/>
                <w:rFonts w:ascii="Cambria Math" w:eastAsiaTheme="majorEastAsia" w:hAnsi="Cambria Math" w:cstheme="majorBidi"/>
              </w:rPr>
              <m:t>=</m:t>
            </m:r>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0</m:t>
                    </m:r>
                  </m:e>
                </m:d>
              </m:e>
            </m:d>
          </m:e>
        </m:d>
      </m:oMath>
    </w:p>
    <w:p w14:paraId="534E7050" w14:textId="36A2E98B" w:rsidR="00436A45" w:rsidRPr="00436A45" w:rsidRDefault="00BD09A8" w:rsidP="00436A45">
      <w:pPr>
        <w:pStyle w:val="p1"/>
        <w:numPr>
          <w:ilvl w:val="0"/>
          <w:numId w:val="9"/>
        </w:numPr>
        <w:rPr>
          <w:rFonts w:asciiTheme="majorBidi" w:hAnsiTheme="majorBidi"/>
        </w:rPr>
      </w:pPr>
      <m:oMath>
        <m:r>
          <w:rPr>
            <w:rStyle w:val="s1"/>
            <w:rFonts w:ascii="Cambria Math" w:eastAsiaTheme="majorEastAsia" w:hAnsi="Cambria Math" w:cstheme="majorBidi"/>
          </w:rPr>
          <m:t>β</m:t>
        </m:r>
        <m:acc>
          <m:accPr>
            <m:chr m:val="̅"/>
            <m:ctrlPr>
              <w:rPr>
                <w:rStyle w:val="s1"/>
                <w:rFonts w:ascii="Cambria Math" w:eastAsiaTheme="majorEastAsia" w:hAnsi="Cambria Math" w:cstheme="majorBidi"/>
                <w:i/>
              </w:rPr>
            </m:ctrlPr>
          </m:accPr>
          <m:e>
            <m:r>
              <w:rPr>
                <w:rStyle w:val="s1"/>
                <w:rFonts w:ascii="Cambria Math" w:eastAsiaTheme="majorEastAsia" w:hAnsi="Cambria Math" w:cstheme="majorBidi"/>
              </w:rPr>
              <m:t>β</m:t>
            </m:r>
          </m:e>
        </m:acc>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β</m:t>
                </m:r>
              </m:e>
            </m:d>
          </m:e>
          <m:sup>
            <m:r>
              <m:rPr>
                <m:sty m:val="p"/>
              </m:rPr>
              <w:rPr>
                <w:rFonts w:ascii="Cambria Math" w:hAnsi="Cambria Math"/>
              </w:rPr>
              <m:t>2</m:t>
            </m:r>
          </m:sup>
        </m:sSup>
        <m:r>
          <m:rPr>
            <m:scr m:val="double-struck"/>
            <m:sty m:val="p"/>
          </m:rPr>
          <w:rPr>
            <w:rFonts w:ascii="Cambria Math" w:hAnsi="Cambria Math"/>
          </w:rPr>
          <m:t>=P</m:t>
        </m:r>
        <m:d>
          <m:dPr>
            <m:ctrlPr>
              <w:rPr>
                <w:rFonts w:ascii="Cambria Math" w:hAnsi="Cambria Math"/>
              </w:rPr>
            </m:ctrlPr>
          </m:dPr>
          <m:e>
            <m:d>
              <m:dPr>
                <m:begChr m:val=""/>
                <m:endChr m:val="⟩"/>
                <m:ctrlPr>
                  <w:rPr>
                    <w:rStyle w:val="s1"/>
                    <w:rFonts w:ascii="Cambria Math" w:eastAsiaTheme="majorEastAsia" w:hAnsi="Cambria Math" w:cstheme="majorBidi"/>
                    <w:i/>
                  </w:rPr>
                </m:ctrlPr>
              </m:dPr>
              <m:e>
                <m:d>
                  <m:dPr>
                    <m:begChr m:val="|"/>
                    <m:endChr m:val=""/>
                    <m:ctrlPr>
                      <w:rPr>
                        <w:rStyle w:val="s1"/>
                        <w:rFonts w:ascii="Cambria Math" w:eastAsiaTheme="majorEastAsia" w:hAnsi="Cambria Math" w:cstheme="majorBidi"/>
                        <w:i/>
                      </w:rPr>
                    </m:ctrlPr>
                  </m:dPr>
                  <m:e>
                    <m:r>
                      <w:rPr>
                        <w:rStyle w:val="s1"/>
                        <w:rFonts w:ascii="Cambria Math" w:eastAsiaTheme="majorEastAsia" w:hAnsi="Cambria Math" w:cstheme="majorBidi"/>
                      </w:rPr>
                      <m:t>ψ</m:t>
                    </m:r>
                  </m:e>
                </m:d>
              </m:e>
            </m:d>
            <m:r>
              <w:rPr>
                <w:rStyle w:val="s1"/>
                <w:rFonts w:ascii="Cambria Math" w:eastAsiaTheme="majorEastAsia" w:hAnsi="Cambria Math" w:cstheme="majorBidi"/>
              </w:rPr>
              <m:t>=</m:t>
            </m:r>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1</m:t>
                    </m:r>
                  </m:e>
                </m:d>
              </m:e>
            </m:d>
          </m:e>
        </m:d>
      </m:oMath>
    </w:p>
    <w:p w14:paraId="071EFC7C" w14:textId="372DE487" w:rsidR="00436A45" w:rsidRPr="00172F21" w:rsidRDefault="00436A45" w:rsidP="00436A45">
      <w:r w:rsidRPr="00436A45">
        <w:t xml:space="preserve">the probabilities of a quantum system being in each basis state, making it especially useful for describing mixed states or systems undergoing decoherence. Unlike pure state vectors, which only represent ideal, isolated systems, the density matrix allows us to model statistical ensembles and partial measurements. It provides a complete description of both classical and quantum uncertainty, enabling the analysis of </w:t>
      </w:r>
      <w:r>
        <w:t>systems of qubits</w:t>
      </w:r>
      <w:r w:rsidRPr="00436A45">
        <w:t>, noise, and measurement outcomes in a consistent framework.</w:t>
      </w:r>
    </w:p>
    <w:p w14:paraId="02CF311D" w14:textId="4728FBE0" w:rsidR="0051590B" w:rsidRPr="001A0F0B" w:rsidRDefault="0051590B" w:rsidP="00215EAB">
      <w:pPr>
        <w:pStyle w:val="Heading1"/>
        <w:spacing w:before="340" w:after="220"/>
        <w:rPr>
          <w:lang w:val="en-FR"/>
        </w:rPr>
      </w:pPr>
      <w:bookmarkStart w:id="3" w:name="_Toc205548961"/>
      <w:r w:rsidRPr="00172F21">
        <w:rPr>
          <w:lang w:val="en-FR"/>
        </w:rPr>
        <w:t>Definition of a system</w:t>
      </w:r>
      <w:bookmarkEnd w:id="3"/>
    </w:p>
    <w:p w14:paraId="4ED8CE7C" w14:textId="655446EB" w:rsidR="004248CB" w:rsidRPr="00BE5285" w:rsidRDefault="004248CB" w:rsidP="004248CB">
      <w:r w:rsidRPr="004248CB">
        <w:t xml:space="preserve">Quantum computing becomes truly powerful when working with multiple qubits, as their combined state space grows exponentially and enables phenomena like entanglement and quantum parallelism. By performing the tensor product (or Kronecker product) of two qubit state vectors, the resulting vector is a 4-dimensional complex vector representing the joint state of the two qubits. This joint system may describe either </w:t>
      </w:r>
      <w:r w:rsidRPr="004248CB">
        <w:lastRenderedPageBreak/>
        <w:t>separable states, where the qubits behave independently, or entangled states, where their behaviour becomes correlated in ways that cannot be explained classically. Understanding this distinction is fundamental when analysing systems of qubits, as it determines how information is distributed and processed across the quantum register.</w:t>
      </w:r>
    </w:p>
    <w:p w14:paraId="2AE8FD6C" w14:textId="177AC2BB" w:rsidR="0051590B" w:rsidRPr="005D40BD" w:rsidRDefault="001A0F0B" w:rsidP="004D6AFE">
      <w:pPr>
        <w:pStyle w:val="Heading2"/>
        <w:rPr>
          <w:lang w:val="en-FR"/>
        </w:rPr>
      </w:pPr>
      <w:bookmarkStart w:id="4" w:name="_Toc205548962"/>
      <w:r w:rsidRPr="005D40BD">
        <w:t>Two separate</w:t>
      </w:r>
      <w:r w:rsidR="0051590B" w:rsidRPr="005D40BD">
        <w:t xml:space="preserve"> Qbits</w:t>
      </w:r>
      <w:bookmarkEnd w:id="4"/>
    </w:p>
    <w:p w14:paraId="3E4701D8" w14:textId="7BCBE65E" w:rsidR="005A6AD1" w:rsidRPr="00BE5285" w:rsidRDefault="00D41F63" w:rsidP="00E95B1B">
      <w:r w:rsidRPr="00D41F63">
        <w:t xml:space="preserve">When combining multiple qubits into a single system, the state space is constructed by taking the </w:t>
      </w:r>
      <w:r w:rsidRPr="00D41F63">
        <w:rPr>
          <w:rStyle w:val="s1"/>
        </w:rPr>
        <w:t>tensor product</w:t>
      </w:r>
      <w:r w:rsidRPr="00D41F63">
        <w:t xml:space="preserve">, also called the </w:t>
      </w:r>
      <w:r w:rsidRPr="00D41F63">
        <w:rPr>
          <w:rStyle w:val="s1"/>
        </w:rPr>
        <w:t>Kronecker product</w:t>
      </w:r>
      <w:r w:rsidRPr="00D41F63">
        <w:t>, of their individual state vectors.</w:t>
      </w:r>
    </w:p>
    <w:p w14:paraId="6190E6BC" w14:textId="093D6AE5" w:rsidR="005A6AD1" w:rsidRDefault="005A6AD1" w:rsidP="00E95B1B">
      <w:r w:rsidRPr="00172F21">
        <w:t xml:space="preserve">When two qubits </w:t>
      </w:r>
      <w:r w:rsidR="00E95B1B">
        <w:t>are in</w:t>
      </w:r>
      <w:r w:rsidRPr="00172F21">
        <w:t xml:space="preserve"> separate pure states </w:t>
      </w:r>
      <m:oMath>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ψ</m:t>
                    </m:r>
                  </m:e>
                  <m:sub>
                    <m:r>
                      <w:rPr>
                        <w:rFonts w:ascii="Cambria Math" w:hAnsi="Cambria Math"/>
                        <w:color w:val="000000" w:themeColor="text1"/>
                      </w:rPr>
                      <m:t>1</m:t>
                    </m:r>
                  </m:sub>
                </m:sSub>
              </m:e>
            </m:d>
          </m:e>
        </m:d>
      </m:oMath>
      <w:r w:rsidR="00B63155">
        <w:rPr>
          <w:color w:val="000000" w:themeColor="text1"/>
        </w:rPr>
        <w:t xml:space="preserve"> and </w:t>
      </w:r>
      <m:oMath>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ψ</m:t>
                    </m:r>
                  </m:e>
                  <m:sub>
                    <m:r>
                      <w:rPr>
                        <w:rFonts w:ascii="Cambria Math" w:hAnsi="Cambria Math"/>
                        <w:color w:val="000000" w:themeColor="text1"/>
                      </w:rPr>
                      <m:t>2</m:t>
                    </m:r>
                  </m:sub>
                </m:sSub>
              </m:e>
            </m:d>
          </m:e>
        </m:d>
      </m:oMath>
      <w:r w:rsidRPr="00172F21">
        <w:t xml:space="preserve">, their joint </w:t>
      </w:r>
      <w:r w:rsidR="00B63155" w:rsidRPr="00172F21">
        <w:t xml:space="preserve">(unentangled) </w:t>
      </w:r>
      <w:r w:rsidRPr="00172F21">
        <w:t>state is</w:t>
      </w:r>
      <w:r w:rsidR="00E95B1B">
        <w:t xml:space="preserve"> described via Equation 4</w:t>
      </w:r>
      <w:r w:rsidRPr="00172F21">
        <w:t>:</w:t>
      </w:r>
    </w:p>
    <w:p w14:paraId="56850DAF" w14:textId="77777777" w:rsidR="00E95B1B" w:rsidRPr="001D7C7F" w:rsidRDefault="00000000" w:rsidP="00E95B1B">
      <w:pPr>
        <w:jc w:val="center"/>
        <w:rPr>
          <w:rStyle w:val="s1"/>
        </w:rPr>
      </w:pPr>
      <m:oMath>
        <m:d>
          <m:dPr>
            <m:begChr m:val=""/>
            <m:endChr m:val="⟩"/>
            <m:ctrlPr>
              <w:rPr>
                <w:rFonts w:ascii="Cambria Math" w:hAnsi="Cambria Math"/>
                <w:color w:val="000000" w:themeColor="text1"/>
              </w:rPr>
            </m:ctrlPr>
          </m:d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ψ</m:t>
                    </m:r>
                  </m:e>
                  <m:sub>
                    <m:r>
                      <m:rPr>
                        <m:sty m:val="p"/>
                      </m:rPr>
                      <w:rPr>
                        <w:rFonts w:ascii="Cambria Math" w:hAnsi="Cambria Math"/>
                        <w:color w:val="000000" w:themeColor="text1"/>
                      </w:rPr>
                      <m:t>1</m:t>
                    </m:r>
                  </m:sub>
                </m:sSub>
              </m:e>
            </m:d>
          </m:e>
        </m:d>
        <m:r>
          <w:rPr>
            <w:rStyle w:val="s1"/>
            <w:rFonts w:ascii="Cambria Math" w:eastAsiaTheme="majorEastAsia" w:hAnsi="Cambria Math"/>
          </w:rPr>
          <m:t>=</m:t>
        </m:r>
        <m:d>
          <m:dPr>
            <m:ctrlPr>
              <w:rPr>
                <w:rStyle w:val="s1"/>
                <w:rFonts w:ascii="Cambria Math" w:eastAsiaTheme="majorEastAsia" w:hAnsi="Cambria Math"/>
                <w:i/>
              </w:rPr>
            </m:ctrlPr>
          </m:dPr>
          <m:e>
            <m:m>
              <m:mPr>
                <m:mcs>
                  <m:mc>
                    <m:mcPr>
                      <m:count m:val="1"/>
                      <m:mcJc m:val="center"/>
                    </m:mcPr>
                  </m:mc>
                </m:mcs>
                <m:ctrlPr>
                  <w:rPr>
                    <w:rStyle w:val="s1"/>
                    <w:rFonts w:ascii="Cambria Math" w:eastAsiaTheme="majorEastAsia" w:hAnsi="Cambria Math"/>
                    <w:i/>
                  </w:rPr>
                </m:ctrlPr>
              </m:mPr>
              <m:mr>
                <m:e>
                  <m:sSub>
                    <m:sSubPr>
                      <m:ctrlPr>
                        <w:rPr>
                          <w:rStyle w:val="s1"/>
                          <w:rFonts w:ascii="Cambria Math" w:eastAsiaTheme="majorEastAsia" w:hAnsi="Cambria Math"/>
                          <w:i/>
                        </w:rPr>
                      </m:ctrlPr>
                    </m:sSubPr>
                    <m:e>
                      <m:r>
                        <w:rPr>
                          <w:rStyle w:val="s1"/>
                          <w:rFonts w:ascii="Cambria Math" w:eastAsiaTheme="majorEastAsia" w:hAnsi="Cambria Math"/>
                        </w:rPr>
                        <m:t>α</m:t>
                      </m:r>
                    </m:e>
                    <m:sub>
                      <m:r>
                        <w:rPr>
                          <w:rStyle w:val="s1"/>
                          <w:rFonts w:ascii="Cambria Math" w:eastAsiaTheme="majorEastAsia" w:hAnsi="Cambria Math"/>
                        </w:rPr>
                        <m:t>1</m:t>
                      </m:r>
                    </m:sub>
                  </m:sSub>
                </m:e>
              </m:mr>
              <m:mr>
                <m:e>
                  <m:sSub>
                    <m:sSubPr>
                      <m:ctrlPr>
                        <w:rPr>
                          <w:rStyle w:val="s1"/>
                          <w:rFonts w:ascii="Cambria Math" w:eastAsiaTheme="majorEastAsia" w:hAnsi="Cambria Math"/>
                          <w:i/>
                        </w:rPr>
                      </m:ctrlPr>
                    </m:sSubPr>
                    <m:e>
                      <m:r>
                        <w:rPr>
                          <w:rStyle w:val="s1"/>
                          <w:rFonts w:ascii="Cambria Math" w:eastAsiaTheme="majorEastAsia" w:hAnsi="Cambria Math"/>
                        </w:rPr>
                        <m:t>β</m:t>
                      </m:r>
                    </m:e>
                    <m:sub>
                      <m:r>
                        <w:rPr>
                          <w:rStyle w:val="s1"/>
                          <w:rFonts w:ascii="Cambria Math" w:eastAsiaTheme="majorEastAsia" w:hAnsi="Cambria Math"/>
                        </w:rPr>
                        <m:t>1</m:t>
                      </m:r>
                    </m:sub>
                  </m:sSub>
                </m:e>
              </m:mr>
            </m:m>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2,1</m:t>
            </m:r>
          </m:sub>
        </m:sSub>
        <m:r>
          <m:rPr>
            <m:scr m:val="double-struck"/>
            <m:sty m:val="p"/>
          </m:rPr>
          <w:rPr>
            <w:rFonts w:ascii="Cambria Math" w:hAnsi="Cambria Math"/>
          </w:rPr>
          <m:t>(C</m:t>
        </m:r>
      </m:oMath>
      <w:r w:rsidR="00E95B1B">
        <w:t>)</w:t>
      </w:r>
    </w:p>
    <w:p w14:paraId="4CC90301" w14:textId="61E233E2" w:rsidR="00E95B1B" w:rsidRPr="00E95B1B" w:rsidRDefault="00000000" w:rsidP="00E95B1B">
      <w:pPr>
        <w:jc w:val="center"/>
      </w:pPr>
      <m:oMath>
        <m:d>
          <m:dPr>
            <m:begChr m:val=""/>
            <m:endChr m:val="⟩"/>
            <m:ctrlPr>
              <w:rPr>
                <w:rFonts w:ascii="Cambria Math" w:hAnsi="Cambria Math"/>
                <w:color w:val="000000" w:themeColor="text1"/>
              </w:rPr>
            </m:ctrlPr>
          </m:d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ψ</m:t>
                    </m:r>
                  </m:e>
                  <m:sub>
                    <m:r>
                      <m:rPr>
                        <m:sty m:val="p"/>
                      </m:rPr>
                      <w:rPr>
                        <w:rFonts w:ascii="Cambria Math" w:hAnsi="Cambria Math"/>
                        <w:color w:val="000000" w:themeColor="text1"/>
                      </w:rPr>
                      <m:t>2</m:t>
                    </m:r>
                  </m:sub>
                </m:sSub>
              </m:e>
            </m:d>
          </m:e>
        </m:d>
        <m:r>
          <w:rPr>
            <w:rStyle w:val="s1"/>
            <w:rFonts w:ascii="Cambria Math" w:eastAsiaTheme="majorEastAsia" w:hAnsi="Cambria Math"/>
          </w:rPr>
          <m:t>=</m:t>
        </m:r>
        <m:d>
          <m:dPr>
            <m:ctrlPr>
              <w:rPr>
                <w:rStyle w:val="s1"/>
                <w:rFonts w:ascii="Cambria Math" w:eastAsiaTheme="majorEastAsia" w:hAnsi="Cambria Math"/>
                <w:i/>
              </w:rPr>
            </m:ctrlPr>
          </m:dPr>
          <m:e>
            <m:m>
              <m:mPr>
                <m:mcs>
                  <m:mc>
                    <m:mcPr>
                      <m:count m:val="1"/>
                      <m:mcJc m:val="center"/>
                    </m:mcPr>
                  </m:mc>
                </m:mcs>
                <m:ctrlPr>
                  <w:rPr>
                    <w:rStyle w:val="s1"/>
                    <w:rFonts w:ascii="Cambria Math" w:eastAsiaTheme="majorEastAsia" w:hAnsi="Cambria Math"/>
                    <w:i/>
                  </w:rPr>
                </m:ctrlPr>
              </m:mPr>
              <m:mr>
                <m:e>
                  <m:sSub>
                    <m:sSubPr>
                      <m:ctrlPr>
                        <w:rPr>
                          <w:rStyle w:val="s1"/>
                          <w:rFonts w:ascii="Cambria Math" w:eastAsiaTheme="majorEastAsia" w:hAnsi="Cambria Math"/>
                          <w:i/>
                        </w:rPr>
                      </m:ctrlPr>
                    </m:sSubPr>
                    <m:e>
                      <m:r>
                        <w:rPr>
                          <w:rStyle w:val="s1"/>
                          <w:rFonts w:ascii="Cambria Math" w:eastAsiaTheme="majorEastAsia" w:hAnsi="Cambria Math"/>
                        </w:rPr>
                        <m:t>α</m:t>
                      </m:r>
                    </m:e>
                    <m:sub>
                      <m:r>
                        <w:rPr>
                          <w:rStyle w:val="s1"/>
                          <w:rFonts w:ascii="Cambria Math" w:eastAsiaTheme="majorEastAsia" w:hAnsi="Cambria Math"/>
                        </w:rPr>
                        <m:t>2</m:t>
                      </m:r>
                    </m:sub>
                  </m:sSub>
                </m:e>
              </m:mr>
              <m:mr>
                <m:e>
                  <m:sSub>
                    <m:sSubPr>
                      <m:ctrlPr>
                        <w:rPr>
                          <w:rStyle w:val="s1"/>
                          <w:rFonts w:ascii="Cambria Math" w:eastAsiaTheme="majorEastAsia" w:hAnsi="Cambria Math"/>
                          <w:i/>
                        </w:rPr>
                      </m:ctrlPr>
                    </m:sSubPr>
                    <m:e>
                      <m:r>
                        <w:rPr>
                          <w:rStyle w:val="s1"/>
                          <w:rFonts w:ascii="Cambria Math" w:eastAsiaTheme="majorEastAsia" w:hAnsi="Cambria Math"/>
                        </w:rPr>
                        <m:t>β</m:t>
                      </m:r>
                    </m:e>
                    <m:sub>
                      <m:r>
                        <w:rPr>
                          <w:rStyle w:val="s1"/>
                          <w:rFonts w:ascii="Cambria Math" w:eastAsiaTheme="majorEastAsia" w:hAnsi="Cambria Math"/>
                        </w:rPr>
                        <m:t>2</m:t>
                      </m:r>
                    </m:sub>
                  </m:sSub>
                </m:e>
              </m:mr>
            </m:m>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2,1</m:t>
            </m:r>
          </m:sub>
        </m:sSub>
        <m:r>
          <m:rPr>
            <m:scr m:val="double-struck"/>
            <m:sty m:val="p"/>
          </m:rPr>
          <w:rPr>
            <w:rFonts w:ascii="Cambria Math" w:hAnsi="Cambria Math"/>
          </w:rPr>
          <m:t>(C</m:t>
        </m:r>
      </m:oMath>
      <w:r w:rsidR="00E95B1B">
        <w:t>)</w:t>
      </w:r>
    </w:p>
    <w:p w14:paraId="1BB3B7FB" w14:textId="2C8A4F0B" w:rsidR="00260B27" w:rsidRPr="00260B27" w:rsidRDefault="00000000" w:rsidP="00260B27">
      <w:pPr>
        <w:pStyle w:val="p3"/>
        <w:rPr>
          <w:rFonts w:asciiTheme="majorBidi" w:eastAsiaTheme="minorEastAsia" w:hAnsiTheme="majorBidi" w:cstheme="majorBidi"/>
        </w:rPr>
      </w:pPr>
      <m:oMathPara>
        <m:oMath>
          <m:eqArr>
            <m:eqArrPr>
              <m:maxDist m:val="1"/>
              <m:ctrlPr>
                <w:rPr>
                  <w:rFonts w:ascii="Cambria Math" w:hAnsi="Cambria Math"/>
                  <w:i/>
                </w:rPr>
              </m:ctrlPr>
            </m:eqArr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1,2</m:t>
                          </m:r>
                        </m:sub>
                      </m:sSub>
                    </m:e>
                  </m:d>
                </m:e>
              </m:d>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sty m:val="p"/>
                            </m:rPr>
                            <w:rPr>
                              <w:rFonts w:ascii="Cambria Math" w:hAnsi="Cambria Math"/>
                            </w:rPr>
                            <m:t>1</m:t>
                          </m:r>
                        </m:sub>
                      </m:sSub>
                    </m:e>
                  </m:d>
                </m:e>
              </m:d>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sty m:val="p"/>
                            </m:rPr>
                            <w:rPr>
                              <w:rFonts w:ascii="Cambria Math" w:hAnsi="Cambria Math"/>
                            </w:rPr>
                            <m:t>2</m:t>
                          </m:r>
                        </m:sub>
                      </m:sSub>
                    </m:e>
                  </m:d>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mr>
                          <m:m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m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mr>
                        </m:m>
                      </m:e>
                    </m:m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mr>
                  </m:m>
                </m:e>
              </m:d>
              <m:r>
                <w:rPr>
                  <w:rFonts w:ascii="Cambria Math" w:hAnsi="Cambria Math"/>
                </w:rPr>
                <m:t xml:space="preserve"> #</m:t>
              </m:r>
              <m:d>
                <m:dPr>
                  <m:ctrlPr>
                    <w:rPr>
                      <w:rFonts w:ascii="Cambria Math" w:hAnsi="Cambria Math"/>
                      <w:i/>
                    </w:rPr>
                  </m:ctrlPr>
                </m:dPr>
                <m:e>
                  <m:r>
                    <w:rPr>
                      <w:rFonts w:ascii="Cambria Math" w:hAnsi="Cambria Math"/>
                    </w:rPr>
                    <m:t>4</m:t>
                  </m:r>
                </m:e>
              </m:d>
            </m:e>
          </m:eqArr>
        </m:oMath>
      </m:oMathPara>
    </w:p>
    <w:p w14:paraId="09DAC91D" w14:textId="3C4F7B2A" w:rsidR="006267D0" w:rsidRPr="00172F21" w:rsidRDefault="00000000" w:rsidP="00260B27">
      <w:pPr>
        <w:pStyle w:val="p1"/>
        <w:jc w:val="center"/>
        <w:rPr>
          <w:rFonts w:asciiTheme="majorBidi" w:hAnsiTheme="majorBidi"/>
        </w:rPr>
      </w:pP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1,2</m:t>
                    </m:r>
                  </m:sub>
                </m:sSub>
              </m:e>
            </m:d>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4,1</m:t>
            </m:r>
          </m:sub>
        </m:sSub>
        <m:r>
          <m:rPr>
            <m:scr m:val="double-struck"/>
            <m:sty m:val="p"/>
          </m:rPr>
          <w:rPr>
            <w:rFonts w:ascii="Cambria Math" w:hAnsi="Cambria Math"/>
          </w:rPr>
          <m:t>(C</m:t>
        </m:r>
      </m:oMath>
      <w:r w:rsidR="006267D0">
        <w:rPr>
          <w:rFonts w:asciiTheme="majorBidi" w:hAnsiTheme="majorBidi"/>
        </w:rPr>
        <w:t>)</w:t>
      </w:r>
    </w:p>
    <w:p w14:paraId="4C44216F" w14:textId="1E2630D9" w:rsidR="006267D0" w:rsidRPr="00BE5285" w:rsidRDefault="005A6AD1" w:rsidP="00260B27">
      <w:r w:rsidRPr="00BE5285">
        <w:t xml:space="preserve">This </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1,2</m:t>
                    </m:r>
                  </m:sub>
                </m:sSub>
              </m:e>
            </m:d>
          </m:e>
        </m:d>
      </m:oMath>
      <w:r w:rsidR="00E95B1B">
        <w:rPr>
          <w:rFonts w:eastAsiaTheme="minorEastAsia"/>
        </w:rPr>
        <w:t xml:space="preserve"> </w:t>
      </w:r>
      <w:r w:rsidRPr="00BE5285">
        <w:t xml:space="preserve">is a </w:t>
      </w:r>
      <w:r w:rsidRPr="00BE5285">
        <w:rPr>
          <w:rStyle w:val="s2"/>
          <w:rFonts w:eastAsiaTheme="majorEastAsia"/>
        </w:rPr>
        <w:t>4×1 column vector</w:t>
      </w:r>
      <w:r w:rsidRPr="00BE5285">
        <w:t>.</w:t>
      </w:r>
      <w:r w:rsidR="00E95B1B">
        <w:t xml:space="preserve"> No</w:t>
      </w:r>
      <w:r w:rsidR="00B63155" w:rsidRPr="00BE5285">
        <w:t xml:space="preserve"> matrix, no density matrix </w:t>
      </w:r>
      <w:r w:rsidR="00E95B1B">
        <w:t xml:space="preserve">is </w:t>
      </w:r>
      <w:r w:rsidR="00B63155" w:rsidRPr="00BE5285">
        <w:t xml:space="preserve">involved (yet), and </w:t>
      </w:r>
      <w:r w:rsidR="00B63155" w:rsidRPr="00BE5285">
        <w:rPr>
          <w:rStyle w:val="s2"/>
          <w:rFonts w:eastAsiaTheme="majorEastAsia"/>
        </w:rPr>
        <w:t>no extra parameters</w:t>
      </w:r>
      <w:r w:rsidR="00E95B1B">
        <w:rPr>
          <w:rStyle w:val="s2"/>
          <w:rFonts w:eastAsiaTheme="majorEastAsia"/>
        </w:rPr>
        <w:t xml:space="preserve"> are needed</w:t>
      </w:r>
      <w:r w:rsidR="00E95B1B">
        <w:t>, but s</w:t>
      </w:r>
      <w:r w:rsidR="006267D0" w:rsidRPr="00BE5285">
        <w:t>ince</w:t>
      </w:r>
    </w:p>
    <w:p w14:paraId="2F3C05CB" w14:textId="47AC1CEB" w:rsidR="006267D0" w:rsidRPr="00B63155" w:rsidRDefault="00000000" w:rsidP="004D6AFE">
      <w:pPr>
        <w:pStyle w:val="p3"/>
        <w:rPr>
          <w:rFonts w:asciiTheme="majorBidi" w:hAnsiTheme="majorBidi"/>
        </w:rPr>
      </w:pPr>
      <m:oMathPara>
        <m:oMath>
          <m:d>
            <m:dPr>
              <m:begChr m:val="⟨"/>
              <m:endChr m:val=""/>
              <m:ctrlPr>
                <w:rPr>
                  <w:rStyle w:val="s1"/>
                  <w:rFonts w:ascii="Cambria Math" w:eastAsiaTheme="majorEastAsia" w:hAnsi="Cambria Math" w:cstheme="majorBidi"/>
                  <w:i/>
                </w:rPr>
              </m:ctrlPr>
            </m:dPr>
            <m:e>
              <m:d>
                <m:dPr>
                  <m:begChr m:val=""/>
                  <m:endChr m:val="|"/>
                  <m:ctrlPr>
                    <w:rPr>
                      <w:rStyle w:val="s1"/>
                      <w:rFonts w:ascii="Cambria Math" w:eastAsiaTheme="majorEastAsia" w:hAnsi="Cambria Math" w:cstheme="majorBidi"/>
                      <w:i/>
                    </w:rPr>
                  </m:ctrlPr>
                </m:dPr>
                <m:e>
                  <m:sSub>
                    <m:sSubPr>
                      <m:ctrlPr>
                        <w:rPr>
                          <w:rStyle w:val="s1"/>
                          <w:rFonts w:ascii="Cambria Math" w:eastAsiaTheme="majorEastAsia" w:hAnsi="Cambria Math" w:cstheme="majorBidi"/>
                          <w:i/>
                        </w:rPr>
                      </m:ctrlPr>
                    </m:sSubPr>
                    <m:e>
                      <m:r>
                        <m:rPr>
                          <m:sty m:val="p"/>
                        </m:rPr>
                        <w:rPr>
                          <w:rStyle w:val="s1"/>
                          <w:rFonts w:ascii="Cambria Math" w:eastAsiaTheme="majorEastAsia" w:hAnsi="Cambria Math" w:cstheme="majorBidi"/>
                        </w:rPr>
                        <m:t>Ψ</m:t>
                      </m:r>
                    </m:e>
                    <m:sub>
                      <m:r>
                        <w:rPr>
                          <w:rStyle w:val="s1"/>
                          <w:rFonts w:ascii="Cambria Math" w:eastAsiaTheme="majorEastAsia" w:hAnsi="Cambria Math" w:cstheme="majorBidi"/>
                        </w:rPr>
                        <m:t>1,2</m:t>
                      </m:r>
                    </m:sub>
                  </m:sSub>
                </m:e>
              </m:d>
            </m:e>
          </m:d>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e>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mr>
                    </m:m>
                  </m:e>
                  <m:e>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e>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mr>
              </m:m>
            </m:e>
          </m:d>
        </m:oMath>
      </m:oMathPara>
    </w:p>
    <w:p w14:paraId="5CDD03AE" w14:textId="33ACF7A2" w:rsidR="00B63155" w:rsidRPr="00B63155" w:rsidRDefault="00000000" w:rsidP="00260B27">
      <w:pPr>
        <w:pStyle w:val="p4"/>
        <w:ind w:right="-2"/>
        <w:jc w:val="center"/>
        <w:rPr>
          <w:rFonts w:asciiTheme="majorBidi" w:hAnsiTheme="majorBidi"/>
        </w:rPr>
      </w:pPr>
      <m:oMath>
        <m:sSup>
          <m:sSupPr>
            <m:ctrlPr>
              <w:rPr>
                <w:rFonts w:ascii="Cambria Math" w:hAnsi="Cambria Math"/>
              </w:rPr>
            </m:ctrlPr>
          </m:sSup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1,2</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1,4</m:t>
            </m:r>
          </m:sub>
        </m:sSub>
        <m:r>
          <m:rPr>
            <m:scr m:val="double-struck"/>
            <m:sty m:val="p"/>
          </m:rPr>
          <w:rPr>
            <w:rFonts w:ascii="Cambria Math" w:hAnsi="Cambria Math"/>
          </w:rPr>
          <m:t>(C</m:t>
        </m:r>
      </m:oMath>
      <w:r w:rsidR="00B63155">
        <w:rPr>
          <w:rFonts w:asciiTheme="majorBidi" w:hAnsiTheme="majorBidi"/>
        </w:rPr>
        <w:t>)</w:t>
      </w:r>
    </w:p>
    <w:p w14:paraId="273A0009" w14:textId="70963C9D" w:rsidR="005A6AD1" w:rsidRPr="00172F21" w:rsidRDefault="00E95B1B" w:rsidP="00215EAB">
      <w:pPr>
        <w:spacing w:after="230"/>
      </w:pPr>
      <w:r>
        <w:t>can be combined with Equation 4 to adapt</w:t>
      </w:r>
      <w:r w:rsidR="001F3D3E">
        <w:t xml:space="preserve"> </w:t>
      </w:r>
      <w:r w:rsidR="00D41F63">
        <w:t>Equation</w:t>
      </w:r>
      <w:r w:rsidR="001F3D3E">
        <w:t xml:space="preserve"> 3, it is possible to determine</w:t>
      </w:r>
      <w:r w:rsidR="005A6AD1" w:rsidRPr="00172F21">
        <w:t xml:space="preserve"> </w:t>
      </w:r>
      <w:r w:rsidR="001F3D3E">
        <w:t>the</w:t>
      </w:r>
      <w:r w:rsidR="005A6AD1" w:rsidRPr="00172F21">
        <w:t xml:space="preserve"> density matrix</w:t>
      </w:r>
      <w:r w:rsidR="001F3D3E">
        <w:t xml:space="preserve"> of a two separate qubits system</w:t>
      </w:r>
      <w:r>
        <w:t xml:space="preserve"> via:</w:t>
      </w:r>
    </w:p>
    <w:p w14:paraId="77200E2A" w14:textId="0F88E292" w:rsidR="005A6AD1" w:rsidRPr="00172F21" w:rsidRDefault="00000000" w:rsidP="00215EAB">
      <w:pPr>
        <w:pStyle w:val="p1"/>
        <w:spacing w:before="0" w:beforeAutospacing="0"/>
        <w:rPr>
          <w:rFonts w:asciiTheme="majorBidi" w:hAnsiTheme="majorBidi"/>
        </w:rPr>
      </w:pPr>
      <m:oMathPara>
        <m:oMath>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ρ</m:t>
              </m:r>
            </m:e>
            <m:sub>
              <m:r>
                <w:rPr>
                  <w:rStyle w:val="s1"/>
                  <w:rFonts w:ascii="Cambria Math" w:eastAsiaTheme="majorEastAsia" w:hAnsi="Cambria Math" w:cstheme="majorBidi"/>
                </w:rPr>
                <m:t>1,2</m:t>
              </m:r>
            </m:sub>
          </m:sSub>
          <m:r>
            <w:rPr>
              <w:rStyle w:val="s1"/>
              <w:rFonts w:ascii="Cambria Math" w:eastAsiaTheme="majorEastAsia" w:hAnsi="Cambria Math" w:cstheme="majorBidi"/>
            </w:rPr>
            <m:t>=</m:t>
          </m:r>
          <m:d>
            <m:dPr>
              <m:begChr m:val=""/>
              <m:endChr m:val="⟩"/>
              <m:ctrlPr>
                <w:rPr>
                  <w:rFonts w:ascii="Cambria Math" w:hAnsi="Cambria Math"/>
                  <w:color w:val="000000" w:themeColor="text1"/>
                </w:rPr>
              </m:ctrlPr>
            </m:d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ψ</m:t>
                      </m:r>
                    </m:e>
                    <m:sub>
                      <m:r>
                        <m:rPr>
                          <m:sty m:val="p"/>
                        </m:rPr>
                        <w:rPr>
                          <w:rFonts w:ascii="Cambria Math" w:hAnsi="Cambria Math"/>
                          <w:color w:val="000000" w:themeColor="text1"/>
                        </w:rPr>
                        <m:t>1,2</m:t>
                      </m:r>
                    </m:sub>
                  </m:sSub>
                </m:e>
              </m:d>
            </m:e>
          </m:d>
          <m:d>
            <m:dPr>
              <m:begChr m:val="⟨"/>
              <m:endChr m:val=""/>
              <m:ctrlPr>
                <w:rPr>
                  <w:rStyle w:val="s1"/>
                  <w:rFonts w:ascii="Cambria Math" w:eastAsiaTheme="majorEastAsia" w:hAnsi="Cambria Math" w:cstheme="majorBidi"/>
                  <w:i/>
                </w:rPr>
              </m:ctrlPr>
            </m:dPr>
            <m:e>
              <m:d>
                <m:dPr>
                  <m:begChr m:val=""/>
                  <m:endChr m:val="|"/>
                  <m:ctrlPr>
                    <w:rPr>
                      <w:rStyle w:val="s1"/>
                      <w:rFonts w:ascii="Cambria Math" w:eastAsiaTheme="majorEastAsia" w:hAnsi="Cambria Math" w:cstheme="majorBidi"/>
                      <w:i/>
                    </w:rPr>
                  </m:ctrlPr>
                </m:d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ψ</m:t>
                      </m:r>
                    </m:e>
                    <m:sub>
                      <m:r>
                        <w:rPr>
                          <w:rStyle w:val="s1"/>
                          <w:rFonts w:ascii="Cambria Math" w:eastAsiaTheme="majorEastAsia" w:hAnsi="Cambria Math" w:cstheme="majorBidi"/>
                        </w:rPr>
                        <m:t>1,2</m:t>
                      </m:r>
                    </m:sub>
                  </m:sSub>
                </m:e>
              </m:d>
            </m:e>
          </m:d>
        </m:oMath>
      </m:oMathPara>
    </w:p>
    <w:p w14:paraId="3C8E6982" w14:textId="77777777" w:rsidR="001579C9" w:rsidRPr="001579C9" w:rsidRDefault="00B63155" w:rsidP="004D6AFE">
      <w:pPr>
        <w:pStyle w:val="p2"/>
        <w:rPr>
          <w:rFonts w:asciiTheme="majorBidi" w:hAnsiTheme="majorBidi"/>
        </w:rPr>
      </w:pPr>
      <m:oMathPara>
        <m:oMath>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1,2</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ψ</m:t>
                  </m:r>
                </m:e>
                <m:sub>
                  <m:r>
                    <m:rPr>
                      <m:sty m:val="p"/>
                    </m:rPr>
                    <w:rPr>
                      <w:rFonts w:ascii="Cambria Math" w:hAnsi="Cambria Math"/>
                    </w:rPr>
                    <m:t>1,2</m:t>
                  </m:r>
                </m:sub>
              </m:sSub>
            </m:e>
            <m:sup>
              <m:r>
                <m:rPr>
                  <m:sty m:val="p"/>
                </m:rPr>
                <w:rPr>
                  <w:rFonts w:ascii="Cambria Math" w:hAnsi="Cambria Math"/>
                </w:rPr>
                <m:t>†</m:t>
              </m:r>
            </m:sup>
          </m:sSup>
        </m:oMath>
      </m:oMathPara>
    </w:p>
    <w:p w14:paraId="7EC53E8A" w14:textId="24AC6F01" w:rsidR="001579C9" w:rsidRPr="001579C9" w:rsidRDefault="00D41F63" w:rsidP="009A0D83">
      <w:r w:rsidRPr="001F3D3E">
        <w:t>So,</w:t>
      </w:r>
      <w:r w:rsidR="001F3D3E" w:rsidRPr="001F3D3E">
        <w:t xml:space="preserve"> the full 2-qubit density matrix is:</w:t>
      </w:r>
    </w:p>
    <w:p w14:paraId="15285BFA" w14:textId="6F7C9894" w:rsidR="00260B27" w:rsidRPr="00E95B1B" w:rsidRDefault="00000000" w:rsidP="00E95B1B">
      <w:pPr>
        <w:pStyle w:val="p2"/>
        <w:rPr>
          <w:rFonts w:asciiTheme="majorBidi" w:hAnsiTheme="majorBidi"/>
        </w:rPr>
      </w:pPr>
      <m:oMathPara>
        <m:oMathParaPr>
          <m:jc m:val="left"/>
        </m:oMathParaPr>
        <m:oMath>
          <m:eqArr>
            <m:eqArrPr>
              <m:maxDist m:val="1"/>
              <m:ctrlPr>
                <w:rPr>
                  <w:rFonts w:ascii="Cambria Math" w:hAnsi="Cambria Math"/>
                  <w:i/>
                </w:rPr>
              </m:ctrlPr>
            </m:eqArrPr>
            <m:e>
              <m:d>
                <m:dPr>
                  <m:ctrlPr>
                    <w:rPr>
                      <w:rFonts w:ascii="Cambria Math" w:hAnsi="Cambria Math"/>
                    </w:rPr>
                  </m:ctrlPr>
                </m:dPr>
                <m:e>
                  <m:m>
                    <m:mPr>
                      <m:mcs>
                        <m:mc>
                          <m:mcPr>
                            <m:count m:val="3"/>
                            <m:mcJc m:val="center"/>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d>
                          </m:e>
                          <m:sup>
                            <m:r>
                              <m:rPr>
                                <m:sty m:val="p"/>
                              </m:rPr>
                              <w:rPr>
                                <w:rFonts w:ascii="Cambria Math" w:hAnsi="Cambria Math"/>
                              </w:rPr>
                              <m:t>2</m:t>
                            </m:r>
                          </m:sup>
                        </m:sSup>
                      </m:e>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mr>
                        </m:m>
                      </m:e>
                    </m:mr>
                    <m:m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d>
                          </m:e>
                          <m:sup>
                            <m:r>
                              <m:rPr>
                                <m:sty m:val="p"/>
                              </m:rPr>
                              <w:rPr>
                                <w:rFonts w:ascii="Cambria Math" w:hAnsi="Cambria Math"/>
                              </w:rPr>
                              <m:t>2</m:t>
                            </m:r>
                          </m:sup>
                        </m:sSup>
                      </m:e>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mr>
                        </m:m>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m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mr>
                        </m:m>
                      </m:e>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m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mr>
                        </m:m>
                      </m:e>
                      <m:e>
                        <m:m>
                          <m:mPr>
                            <m:mcs>
                              <m:mc>
                                <m:mcPr>
                                  <m:count m:val="2"/>
                                  <m:mcJc m:val="center"/>
                                </m:mcPr>
                              </m:mc>
                            </m:mcs>
                            <m:ctrlPr>
                              <w:rPr>
                                <w:rFonts w:ascii="Cambria Math" w:hAnsi="Cambria Math"/>
                              </w:rPr>
                            </m:ctrlPr>
                          </m:mPr>
                          <m:mr>
                            <m:e>
                              <m:m>
                                <m:mPr>
                                  <m:mcs>
                                    <m:mc>
                                      <m:mcPr>
                                        <m:count m:val="1"/>
                                        <m:mcJc m:val="center"/>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d>
                                      </m:e>
                                      <m:sup>
                                        <m:r>
                                          <m:rPr>
                                            <m:sty m:val="p"/>
                                          </m:rPr>
                                          <w:rPr>
                                            <w:rFonts w:ascii="Cambria Math" w:hAnsi="Cambria Math"/>
                                          </w:rPr>
                                          <m:t>2</m:t>
                                        </m:r>
                                      </m:sup>
                                    </m:sSup>
                                  </m:e>
                                </m:m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e>
                                    </m:acc>
                                  </m:e>
                                </m:mr>
                              </m:m>
                            </m:e>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α</m:t>
                                        </m:r>
                                      </m:e>
                                      <m:sub>
                                        <m:r>
                                          <m:rPr>
                                            <m:sty m:val="p"/>
                                          </m:rP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acc>
                                  </m:e>
                                </m:mr>
                                <m:m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β</m:t>
                                                </m:r>
                                              </m:e>
                                              <m:sub>
                                                <m:r>
                                                  <m:rPr>
                                                    <m:sty m:val="p"/>
                                                  </m:rPr>
                                                  <w:rPr>
                                                    <w:rFonts w:ascii="Cambria Math" w:hAnsi="Cambria Math"/>
                                                  </w:rPr>
                                                  <m:t>2</m:t>
                                                </m:r>
                                              </m:sub>
                                            </m:sSub>
                                          </m:e>
                                        </m:d>
                                      </m:e>
                                      <m:sup>
                                        <m:r>
                                          <m:rPr>
                                            <m:sty m:val="p"/>
                                          </m:rPr>
                                          <w:rPr>
                                            <w:rFonts w:ascii="Cambria Math" w:hAnsi="Cambria Math"/>
                                          </w:rPr>
                                          <m:t>2</m:t>
                                        </m:r>
                                      </m:sup>
                                    </m:sSup>
                                  </m:e>
                                </m:mr>
                              </m:m>
                            </m:e>
                          </m:mr>
                        </m:m>
                      </m:e>
                    </m:mr>
                  </m:m>
                </m:e>
              </m:d>
              <m:r>
                <w:rPr>
                  <w:rFonts w:ascii="Cambria Math" w:hAnsi="Cambria Math"/>
                </w:rPr>
                <m:t xml:space="preserve"> #</m:t>
              </m:r>
            </m:e>
          </m:eqArr>
        </m:oMath>
      </m:oMathPara>
    </w:p>
    <w:p w14:paraId="63619559" w14:textId="5E423EBF" w:rsidR="00B63155" w:rsidRPr="00172F21" w:rsidRDefault="001579C9" w:rsidP="00215EAB">
      <w:r>
        <w:t xml:space="preserve">Which can also be </w:t>
      </w:r>
      <w:r w:rsidR="00E95B1B">
        <w:t>calculated</w:t>
      </w:r>
      <w:r>
        <w:t xml:space="preserve"> via:</w:t>
      </w:r>
    </w:p>
    <w:p w14:paraId="7D13E673" w14:textId="7F7CCF12" w:rsidR="00FF45EF" w:rsidRPr="00FF45EF" w:rsidRDefault="00000000" w:rsidP="00215EAB">
      <w:pPr>
        <w:pStyle w:val="p1"/>
        <w:spacing w:before="60" w:beforeAutospacing="0"/>
        <w:rPr>
          <w:rStyle w:val="s1"/>
          <w:rFonts w:asciiTheme="majorBidi" w:eastAsiaTheme="minorEastAsia" w:hAnsiTheme="majorBidi" w:cstheme="majorBidi"/>
        </w:rPr>
      </w:pPr>
      <m:oMathPara>
        <m:oMath>
          <m:eqArr>
            <m:eqArrPr>
              <m:maxDist m:val="1"/>
              <m:ctrlPr>
                <w:rPr>
                  <w:rStyle w:val="s1"/>
                  <w:rFonts w:ascii="Cambria Math" w:hAnsi="Cambria Math" w:cstheme="majorBidi"/>
                  <w:i/>
                </w:rPr>
              </m:ctrlPr>
            </m:eqArr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ρ</m:t>
                  </m:r>
                </m:e>
                <m:sub>
                  <m:r>
                    <w:rPr>
                      <w:rStyle w:val="s1"/>
                      <w:rFonts w:ascii="Cambria Math" w:eastAsiaTheme="majorEastAsia" w:hAnsi="Cambria Math" w:cstheme="majorBidi"/>
                    </w:rPr>
                    <m:t>1,2</m:t>
                  </m:r>
                </m:sub>
              </m:sSub>
              <m:r>
                <w:rPr>
                  <w:rStyle w:val="s1"/>
                  <w:rFonts w:ascii="Cambria Math" w:eastAsiaTheme="majorEastAsia" w:hAnsi="Cambria Math" w:cstheme="majorBidi"/>
                </w:rPr>
                <m:t xml:space="preserve">= </m:t>
              </m:r>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ρ</m:t>
                  </m:r>
                </m:e>
                <m:sub>
                  <m:r>
                    <w:rPr>
                      <w:rStyle w:val="s1"/>
                      <w:rFonts w:ascii="Cambria Math" w:eastAsiaTheme="majorEastAsia" w:hAnsi="Cambria Math" w:cstheme="majorBidi"/>
                    </w:rPr>
                    <m:t>1</m:t>
                  </m:r>
                </m:sub>
              </m:sSub>
              <m:r>
                <w:rPr>
                  <w:rStyle w:val="s1"/>
                  <w:rFonts w:ascii="Cambria Math" w:eastAsiaTheme="majorEastAsia" w:hAnsi="Cambria Math" w:cstheme="majorBidi"/>
                </w:rPr>
                <m:t>⊗</m:t>
              </m:r>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ρ</m:t>
                  </m:r>
                </m:e>
                <m:sub>
                  <m:r>
                    <w:rPr>
                      <w:rStyle w:val="s1"/>
                      <w:rFonts w:ascii="Cambria Math" w:eastAsiaTheme="majorEastAsia" w:hAnsi="Cambria Math" w:cstheme="majorBidi"/>
                    </w:rPr>
                    <m:t>2</m:t>
                  </m:r>
                </m:sub>
              </m:sSub>
              <m:r>
                <w:rPr>
                  <w:rStyle w:val="s1"/>
                  <w:rFonts w:ascii="Cambria Math" w:hAnsi="Cambria Math" w:cstheme="majorBidi"/>
                </w:rPr>
                <m:t xml:space="preserve"> </m:t>
              </m:r>
              <m:r>
                <w:rPr>
                  <w:rStyle w:val="s1"/>
                  <w:rFonts w:ascii="Cambria Math" w:eastAsiaTheme="majorEastAsia" w:hAnsi="Cambria Math" w:cstheme="majorBidi"/>
                </w:rPr>
                <m:t>#</m:t>
              </m:r>
              <m:d>
                <m:dPr>
                  <m:ctrlPr>
                    <w:rPr>
                      <w:rStyle w:val="s1"/>
                      <w:rFonts w:ascii="Cambria Math" w:hAnsi="Cambria Math" w:cstheme="majorBidi"/>
                      <w:i/>
                    </w:rPr>
                  </m:ctrlPr>
                </m:dPr>
                <m:e>
                  <m:r>
                    <w:rPr>
                      <w:rStyle w:val="s1"/>
                      <w:rFonts w:ascii="Cambria Math" w:hAnsi="Cambria Math" w:cstheme="majorBidi"/>
                    </w:rPr>
                    <m:t>5</m:t>
                  </m:r>
                </m:e>
              </m:d>
              <m:ctrlPr>
                <w:rPr>
                  <w:rStyle w:val="s1"/>
                  <w:rFonts w:ascii="Cambria Math" w:eastAsiaTheme="majorEastAsia" w:hAnsi="Cambria Math" w:cstheme="majorBidi"/>
                  <w:i/>
                </w:rPr>
              </m:ctrlPr>
            </m:e>
          </m:eqArr>
        </m:oMath>
      </m:oMathPara>
    </w:p>
    <w:p w14:paraId="554117C9" w14:textId="77777777" w:rsidR="00B63155" w:rsidRPr="00C44386" w:rsidRDefault="00B63155" w:rsidP="004D6AFE">
      <w:pPr>
        <w:pStyle w:val="p1"/>
        <w:rPr>
          <w:rStyle w:val="s1"/>
          <w:rFonts w:asciiTheme="majorBidi" w:hAnsiTheme="majorBidi" w:cstheme="majorBidi"/>
        </w:rPr>
      </w:pPr>
      <m:oMathPara>
        <m:oMath>
          <m:r>
            <w:rPr>
              <w:rStyle w:val="s1"/>
              <w:rFonts w:ascii="Cambria Math" w:hAnsi="Cambria Math" w:cstheme="majorBidi"/>
            </w:rPr>
            <m:t>=</m:t>
          </m:r>
          <m:d>
            <m:dPr>
              <m:ctrlPr>
                <w:rPr>
                  <w:rStyle w:val="s1"/>
                  <w:rFonts w:ascii="Cambria Math" w:hAnsi="Cambria Math" w:cstheme="majorBidi"/>
                  <w:i/>
                </w:rPr>
              </m:ctrlPr>
            </m:d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sty m:val="p"/>
                            </m:rPr>
                            <w:rPr>
                              <w:rFonts w:ascii="Cambria Math" w:hAnsi="Cambria Math"/>
                            </w:rPr>
                            <m:t>1</m:t>
                          </m:r>
                        </m:sub>
                      </m:sSub>
                    </m:e>
                  </m:d>
                </m:e>
              </m:d>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sty m:val="p"/>
                            </m:rPr>
                            <w:rPr>
                              <w:rFonts w:ascii="Cambria Math" w:hAnsi="Cambria Math"/>
                            </w:rPr>
                            <m:t>1</m:t>
                          </m:r>
                        </m:sub>
                      </m:sSub>
                    </m:e>
                  </m:d>
                </m:e>
              </m:d>
            </m:e>
          </m:d>
          <m:r>
            <w:rPr>
              <w:rStyle w:val="s1"/>
              <w:rFonts w:ascii="Cambria Math" w:hAnsi="Cambria Math" w:cstheme="majorBidi"/>
            </w:rPr>
            <m:t>⊗</m:t>
          </m:r>
          <m:d>
            <m:dPr>
              <m:ctrlPr>
                <w:rPr>
                  <w:rStyle w:val="s1"/>
                  <w:rFonts w:ascii="Cambria Math" w:hAnsi="Cambria Math" w:cstheme="majorBidi"/>
                  <w:i/>
                </w:rPr>
              </m:ctrlPr>
            </m:d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sty m:val="p"/>
                            </m:rPr>
                            <w:rPr>
                              <w:rFonts w:ascii="Cambria Math" w:hAnsi="Cambria Math"/>
                            </w:rPr>
                            <m:t>2</m:t>
                          </m:r>
                        </m:sub>
                      </m:sSub>
                    </m:e>
                  </m:d>
                </m:e>
              </m:d>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sty m:val="p"/>
                            </m:rPr>
                            <w:rPr>
                              <w:rFonts w:ascii="Cambria Math" w:hAnsi="Cambria Math"/>
                            </w:rPr>
                            <m:t>2</m:t>
                          </m:r>
                        </m:sub>
                      </m:sSub>
                    </m:e>
                  </m:d>
                </m:e>
              </m:d>
            </m:e>
          </m:d>
        </m:oMath>
      </m:oMathPara>
    </w:p>
    <w:p w14:paraId="3D3A5822" w14:textId="77777777" w:rsidR="00B63155" w:rsidRPr="001579C9" w:rsidRDefault="00B63155" w:rsidP="004D6AFE">
      <w:pPr>
        <w:pStyle w:val="p1"/>
        <w:rPr>
          <w:rStyle w:val="s1"/>
          <w:rFonts w:asciiTheme="majorBidi" w:hAnsiTheme="majorBidi" w:cstheme="majorBidi"/>
        </w:rPr>
      </w:pPr>
      <m:oMathPara>
        <m:oMath>
          <m:r>
            <w:rPr>
              <w:rStyle w:val="s1"/>
              <w:rFonts w:ascii="Cambria Math" w:hAnsi="Cambria Math" w:cstheme="majorBidi"/>
            </w:rPr>
            <m:t>=</m:t>
          </m:r>
          <m:d>
            <m:dPr>
              <m:ctrlPr>
                <w:rPr>
                  <w:rStyle w:val="s1"/>
                  <w:rFonts w:ascii="Cambria Math" w:hAnsi="Cambria Math" w:cstheme="majorBidi"/>
                  <w:i/>
                </w:rPr>
              </m:ctrlPr>
            </m:dPr>
            <m:e>
              <m:sSub>
                <m:sSubPr>
                  <m:ctrlPr>
                    <w:rPr>
                      <w:rFonts w:ascii="Cambria Math" w:hAnsi="Cambria Math"/>
                      <w:color w:val="000000" w:themeColor="text1"/>
                    </w:rPr>
                  </m:ctrlPr>
                </m:sSubPr>
                <m:e>
                  <m:r>
                    <w:rPr>
                      <w:rFonts w:ascii="Cambria Math" w:hAnsi="Cambria Math"/>
                      <w:color w:val="000000" w:themeColor="text1"/>
                    </w:rPr>
                    <m:t>ψ</m:t>
                  </m:r>
                </m:e>
                <m:sub>
                  <m:r>
                    <m:rPr>
                      <m:sty m:val="p"/>
                    </m:rPr>
                    <w:rPr>
                      <w:rFonts w:ascii="Cambria Math" w:hAnsi="Cambria Math"/>
                      <w:color w:val="000000" w:themeColor="text1"/>
                    </w:rPr>
                    <m:t>1</m:t>
                  </m:r>
                </m:sub>
              </m:sSub>
              <m:sSup>
                <m:sSupPr>
                  <m:ctrlPr>
                    <w:rPr>
                      <w:rFonts w:ascii="Cambria Math" w:hAnsi="Cambria Math"/>
                    </w:rPr>
                  </m:ctrlPr>
                </m:sSupPr>
                <m:e>
                  <m:sSub>
                    <m:sSubPr>
                      <m:ctrlPr>
                        <w:rPr>
                          <w:rFonts w:ascii="Cambria Math" w:hAnsi="Cambria Math"/>
                        </w:rPr>
                      </m:ctrlPr>
                    </m:sSubPr>
                    <m:e>
                      <m:r>
                        <w:rPr>
                          <w:rFonts w:ascii="Cambria Math" w:hAnsi="Cambria Math"/>
                        </w:rPr>
                        <m:t>ψ</m:t>
                      </m:r>
                    </m:e>
                    <m:sub>
                      <m:r>
                        <m:rPr>
                          <m:sty m:val="p"/>
                        </m:rPr>
                        <w:rPr>
                          <w:rFonts w:ascii="Cambria Math" w:hAnsi="Cambria Math"/>
                        </w:rPr>
                        <m:t>1</m:t>
                      </m:r>
                    </m:sub>
                  </m:sSub>
                </m:e>
                <m:sup>
                  <m:r>
                    <m:rPr>
                      <m:sty m:val="p"/>
                    </m:rPr>
                    <w:rPr>
                      <w:rFonts w:ascii="Cambria Math" w:hAnsi="Cambria Math"/>
                    </w:rPr>
                    <m:t>†</m:t>
                  </m:r>
                </m:sup>
              </m:sSup>
            </m:e>
          </m:d>
          <m:r>
            <w:rPr>
              <w:rStyle w:val="s1"/>
              <w:rFonts w:ascii="Cambria Math" w:hAnsi="Cambria Math" w:cstheme="majorBidi"/>
            </w:rPr>
            <m:t>⊗</m:t>
          </m:r>
          <m:d>
            <m:dPr>
              <m:ctrlPr>
                <w:rPr>
                  <w:rStyle w:val="s1"/>
                  <w:rFonts w:ascii="Cambria Math" w:hAnsi="Cambria Math" w:cstheme="majorBidi"/>
                  <w:i/>
                </w:rPr>
              </m:ctrlPr>
            </m:dPr>
            <m:e>
              <m:sSub>
                <m:sSubPr>
                  <m:ctrlPr>
                    <w:rPr>
                      <w:rFonts w:ascii="Cambria Math" w:hAnsi="Cambria Math"/>
                      <w:color w:val="000000" w:themeColor="text1"/>
                    </w:rPr>
                  </m:ctrlPr>
                </m:sSubPr>
                <m:e>
                  <m:r>
                    <w:rPr>
                      <w:rFonts w:ascii="Cambria Math" w:hAnsi="Cambria Math"/>
                      <w:color w:val="000000" w:themeColor="text1"/>
                    </w:rPr>
                    <m:t>ψ</m:t>
                  </m:r>
                </m:e>
                <m:sub>
                  <m:r>
                    <m:rPr>
                      <m:sty m:val="p"/>
                    </m:rPr>
                    <w:rPr>
                      <w:rFonts w:ascii="Cambria Math" w:hAnsi="Cambria Math"/>
                      <w:color w:val="000000" w:themeColor="text1"/>
                    </w:rPr>
                    <m:t>2</m:t>
                  </m:r>
                </m:sub>
              </m:sSub>
              <m:sSup>
                <m:sSupPr>
                  <m:ctrlPr>
                    <w:rPr>
                      <w:rFonts w:ascii="Cambria Math" w:hAnsi="Cambria Math"/>
                    </w:rPr>
                  </m:ctrlPr>
                </m:sSupPr>
                <m:e>
                  <m:sSub>
                    <m:sSubPr>
                      <m:ctrlPr>
                        <w:rPr>
                          <w:rFonts w:ascii="Cambria Math" w:hAnsi="Cambria Math"/>
                        </w:rPr>
                      </m:ctrlPr>
                    </m:sSubPr>
                    <m:e>
                      <m:r>
                        <w:rPr>
                          <w:rFonts w:ascii="Cambria Math" w:hAnsi="Cambria Math"/>
                        </w:rPr>
                        <m:t>ψ</m:t>
                      </m:r>
                    </m:e>
                    <m:sub>
                      <m:r>
                        <m:rPr>
                          <m:sty m:val="p"/>
                        </m:rPr>
                        <w:rPr>
                          <w:rFonts w:ascii="Cambria Math" w:hAnsi="Cambria Math"/>
                        </w:rPr>
                        <m:t>2</m:t>
                      </m:r>
                    </m:sub>
                  </m:sSub>
                </m:e>
                <m:sup>
                  <m:r>
                    <m:rPr>
                      <m:sty m:val="p"/>
                    </m:rPr>
                    <w:rPr>
                      <w:rFonts w:ascii="Cambria Math" w:hAnsi="Cambria Math"/>
                    </w:rPr>
                    <m:t>†</m:t>
                  </m:r>
                </m:sup>
              </m:sSup>
            </m:e>
          </m:d>
        </m:oMath>
      </m:oMathPara>
    </w:p>
    <w:p w14:paraId="38BB00DB" w14:textId="04960EEF" w:rsidR="001579C9" w:rsidRDefault="001579C9" w:rsidP="004D6AFE">
      <w:pPr>
        <w:pStyle w:val="p1"/>
        <w:rPr>
          <w:rFonts w:asciiTheme="majorBidi" w:hAnsiTheme="majorBidi"/>
        </w:rPr>
      </w:pPr>
      <m:oMathPara>
        <m:oMath>
          <m:r>
            <m:rPr>
              <m:sty m:val="p"/>
            </m:rPr>
            <w:rPr>
              <w:rFonts w:ascii="Cambria Math" w:hAnsi="Cambria Math"/>
            </w:rPr>
            <m:t>=</m:t>
          </m:r>
          <m:d>
            <m:dPr>
              <m:ctrlPr>
                <w:rPr>
                  <w:rStyle w:val="s1"/>
                  <w:rFonts w:ascii="Cambria Math" w:eastAsiaTheme="majorEastAsia" w:hAnsi="Cambria Math" w:cstheme="majorBidi"/>
                  <w:i/>
                </w:rPr>
              </m:ctrlPr>
            </m:dPr>
            <m:e>
              <m:m>
                <m:mPr>
                  <m:mcs>
                    <m:mc>
                      <m:mcPr>
                        <m:count m:val="2"/>
                        <m:mcJc m:val="center"/>
                      </m:mcPr>
                    </m:mc>
                  </m:mcs>
                  <m:ctrlPr>
                    <w:rPr>
                      <w:rStyle w:val="s1"/>
                      <w:rFonts w:ascii="Cambria Math" w:eastAsiaTheme="majorEastAsia" w:hAnsi="Cambria Math" w:cstheme="majorBidi"/>
                      <w:i/>
                    </w:rPr>
                  </m:ctrlPr>
                </m:mPr>
                <m:m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1</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1</m:t>
                            </m:r>
                          </m:sub>
                        </m:sSub>
                      </m:e>
                    </m:acc>
                  </m:e>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1</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1</m:t>
                            </m:r>
                          </m:sub>
                        </m:sSub>
                      </m:e>
                    </m:acc>
                  </m:e>
                </m:mr>
                <m:m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1</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1</m:t>
                            </m:r>
                          </m:sub>
                        </m:sSub>
                      </m:e>
                    </m:acc>
                  </m:e>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1</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1</m:t>
                            </m:r>
                          </m:sub>
                        </m:sSub>
                      </m:e>
                    </m:acc>
                  </m:e>
                </m:mr>
              </m:m>
            </m:e>
          </m:d>
          <m:r>
            <w:rPr>
              <w:rStyle w:val="s1"/>
              <w:rFonts w:ascii="Cambria Math" w:eastAsiaTheme="majorEastAsia" w:hAnsi="Cambria Math" w:cstheme="majorBidi"/>
            </w:rPr>
            <m:t>⊗</m:t>
          </m:r>
          <m:d>
            <m:dPr>
              <m:ctrlPr>
                <w:rPr>
                  <w:rStyle w:val="s1"/>
                  <w:rFonts w:ascii="Cambria Math" w:eastAsiaTheme="majorEastAsia" w:hAnsi="Cambria Math" w:cstheme="majorBidi"/>
                  <w:i/>
                </w:rPr>
              </m:ctrlPr>
            </m:dPr>
            <m:e>
              <m:m>
                <m:mPr>
                  <m:mcs>
                    <m:mc>
                      <m:mcPr>
                        <m:count m:val="2"/>
                        <m:mcJc m:val="center"/>
                      </m:mcPr>
                    </m:mc>
                  </m:mcs>
                  <m:ctrlPr>
                    <w:rPr>
                      <w:rStyle w:val="s1"/>
                      <w:rFonts w:ascii="Cambria Math" w:eastAsiaTheme="majorEastAsia" w:hAnsi="Cambria Math" w:cstheme="majorBidi"/>
                      <w:i/>
                    </w:rPr>
                  </m:ctrlPr>
                </m:mPr>
                <m:m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2</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2</m:t>
                            </m:r>
                          </m:sub>
                        </m:sSub>
                      </m:e>
                    </m:acc>
                  </m:e>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2</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2</m:t>
                            </m:r>
                          </m:sub>
                        </m:sSub>
                      </m:e>
                    </m:acc>
                  </m:e>
                </m:mr>
                <m:m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2</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α</m:t>
                            </m:r>
                          </m:e>
                          <m:sub>
                            <m:r>
                              <w:rPr>
                                <w:rStyle w:val="s1"/>
                                <w:rFonts w:ascii="Cambria Math" w:eastAsiaTheme="majorEastAsia" w:hAnsi="Cambria Math" w:cstheme="majorBidi"/>
                              </w:rPr>
                              <m:t>2</m:t>
                            </m:r>
                          </m:sub>
                        </m:sSub>
                      </m:e>
                    </m:acc>
                  </m:e>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2</m:t>
                        </m:r>
                      </m:sub>
                    </m:sSub>
                    <m:acc>
                      <m:accPr>
                        <m:chr m:val="̅"/>
                        <m:ctrlPr>
                          <w:rPr>
                            <w:rStyle w:val="s1"/>
                            <w:rFonts w:ascii="Cambria Math" w:eastAsiaTheme="majorEastAsia" w:hAnsi="Cambria Math" w:cstheme="majorBidi"/>
                            <w:i/>
                          </w:rPr>
                        </m:ctrlPr>
                      </m:acc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β</m:t>
                            </m:r>
                          </m:e>
                          <m:sub>
                            <m:r>
                              <w:rPr>
                                <w:rStyle w:val="s1"/>
                                <w:rFonts w:ascii="Cambria Math" w:eastAsiaTheme="majorEastAsia" w:hAnsi="Cambria Math" w:cstheme="majorBidi"/>
                              </w:rPr>
                              <m:t>2</m:t>
                            </m:r>
                          </m:sub>
                        </m:sSub>
                      </m:e>
                    </m:acc>
                  </m:e>
                </m:mr>
              </m:m>
            </m:e>
          </m:d>
        </m:oMath>
      </m:oMathPara>
    </w:p>
    <w:p w14:paraId="5FC0CFCE" w14:textId="410B718A" w:rsidR="005A6AD1" w:rsidRPr="00172F21" w:rsidRDefault="00B63155" w:rsidP="001F3D3E">
      <w:pPr>
        <w:pStyle w:val="p1"/>
        <w:jc w:val="center"/>
        <w:rPr>
          <w:rFonts w:asciiTheme="majorBidi" w:hAnsiTheme="majorBidi"/>
        </w:rPr>
      </w:pPr>
      <m:oMath>
        <m:r>
          <w:rPr>
            <w:rFonts w:ascii="Cambria Math" w:hAnsi="Cambria Math"/>
          </w:rPr>
          <m:t>ρ</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4</m:t>
            </m:r>
          </m:sub>
        </m:sSub>
        <m:r>
          <m:rPr>
            <m:scr m:val="double-struck"/>
            <m:sty m:val="p"/>
          </m:rPr>
          <w:rPr>
            <w:rFonts w:ascii="Cambria Math" w:hAnsi="Cambria Math"/>
          </w:rPr>
          <m:t>(C</m:t>
        </m:r>
      </m:oMath>
      <w:r>
        <w:rPr>
          <w:rFonts w:asciiTheme="majorBidi" w:hAnsiTheme="majorBidi"/>
        </w:rPr>
        <w:t>)</w:t>
      </w:r>
    </w:p>
    <w:p w14:paraId="631249A5" w14:textId="16508601" w:rsidR="00C44386" w:rsidRPr="001F3D3E" w:rsidDel="00C44386" w:rsidRDefault="00C44386" w:rsidP="009A0D83">
      <w:pPr>
        <w:rPr>
          <w:del w:id="5" w:author="AMANN Guillaume" w:date="2025-07-27T10:18:00Z" w16du:dateUtc="2025-07-27T09:18:00Z"/>
        </w:rPr>
      </w:pPr>
    </w:p>
    <w:p w14:paraId="0AA92853" w14:textId="1E5F8B05" w:rsidR="00C44386" w:rsidRPr="00C44386" w:rsidDel="00C44386" w:rsidRDefault="00C44386" w:rsidP="009A0D83">
      <w:pPr>
        <w:rPr>
          <w:del w:id="6" w:author="AMANN Guillaume" w:date="2025-07-27T10:18:00Z" w16du:dateUtc="2025-07-27T09:18:00Z"/>
        </w:rPr>
      </w:pPr>
    </w:p>
    <w:p w14:paraId="385B7B5B" w14:textId="167CB0F3" w:rsidR="00C44386" w:rsidRPr="00C44386" w:rsidDel="00C44386" w:rsidRDefault="00C44386" w:rsidP="009A0D83">
      <w:pPr>
        <w:rPr>
          <w:del w:id="7" w:author="AMANN Guillaume" w:date="2025-07-27T10:18:00Z" w16du:dateUtc="2025-07-27T09:18:00Z"/>
        </w:rPr>
      </w:pPr>
    </w:p>
    <w:p w14:paraId="7EA709C4" w14:textId="0CF54CFC" w:rsidR="00C44386" w:rsidRPr="009150A8" w:rsidDel="00C44386" w:rsidRDefault="00C44386">
      <w:pPr>
        <w:rPr>
          <w:del w:id="8" w:author="AMANN Guillaume" w:date="2025-07-27T10:18:00Z" w16du:dateUtc="2025-07-27T09:18:00Z"/>
        </w:rPr>
        <w:pPrChange w:id="9" w:author="AMANN Guillaume" w:date="2025-07-27T10:18:00Z" w16du:dateUtc="2025-07-27T09:18:00Z">
          <w:pPr>
            <w:pStyle w:val="p3"/>
            <w:jc w:val="both"/>
          </w:pPr>
        </w:pPrChange>
      </w:pPr>
    </w:p>
    <w:p w14:paraId="2E78D4DD" w14:textId="4ECCBA86" w:rsidR="0051590B" w:rsidRPr="00172F21" w:rsidDel="00C44386" w:rsidRDefault="0051590B">
      <w:pPr>
        <w:rPr>
          <w:del w:id="10" w:author="AMANN Guillaume" w:date="2025-07-27T10:18:00Z" w16du:dateUtc="2025-07-27T09:18:00Z"/>
        </w:rPr>
        <w:pPrChange w:id="11" w:author="AMANN Guillaume" w:date="2025-07-27T10:18:00Z" w16du:dateUtc="2025-07-27T09:18:00Z">
          <w:pPr>
            <w:pStyle w:val="p4"/>
            <w:jc w:val="both"/>
          </w:pPr>
        </w:pPrChange>
      </w:pPr>
      <w:del w:id="12" w:author="AMANN Guillaume" w:date="2025-07-27T10:18:00Z" w16du:dateUtc="2025-07-27T09:18:00Z">
        <w:r w:rsidRPr="00172F21" w:rsidDel="00C44386">
          <w:rPr>
            <w:rStyle w:val="s2"/>
            <w:rFonts w:eastAsiaTheme="majorEastAsia"/>
          </w:rPr>
          <w:delText xml:space="preserve">Then the </w:delText>
        </w:r>
        <w:r w:rsidRPr="00172F21" w:rsidDel="00C44386">
          <w:delText>density matrix</w:delText>
        </w:r>
        <w:r w:rsidRPr="00172F21" w:rsidDel="00C44386">
          <w:rPr>
            <w:rStyle w:val="s2"/>
            <w:rFonts w:eastAsiaTheme="majorEastAsia"/>
          </w:rPr>
          <w:delText xml:space="preserve"> is:</w:delText>
        </w:r>
      </w:del>
    </w:p>
    <w:p w14:paraId="7AF4BDAA" w14:textId="620D5ED3" w:rsidR="00D41F63" w:rsidRPr="00D41F63" w:rsidRDefault="001F3D3E" w:rsidP="00D41F63">
      <w:r>
        <w:t>I</w:t>
      </w:r>
      <w:r w:rsidR="009A0D83">
        <w:t>n</w:t>
      </w:r>
      <w:r w:rsidR="0051590B" w:rsidRPr="00172F21">
        <w:t xml:space="preserve"> </w:t>
      </w:r>
      <w:r w:rsidR="00D41F63" w:rsidRPr="00172F21">
        <w:t>quantum</w:t>
      </w:r>
      <w:r w:rsidR="0051590B" w:rsidRPr="00172F21">
        <w:t xml:space="preserve"> computing, </w:t>
      </w:r>
      <w:r w:rsidR="00D41F63">
        <w:t>t</w:t>
      </w:r>
      <w:r w:rsidR="00D41F63" w:rsidRPr="00D41F63">
        <w:t>he Kronecker product is used to define the joint state space of multiple qubits. In separable cases, the state vector itself can be written as a Kronecker product; in entangled systems, it cannot.</w:t>
      </w:r>
      <w:r w:rsidR="00D41F63">
        <w:t xml:space="preserve"> </w:t>
      </w:r>
      <w:r w:rsidR="00D41F63" w:rsidRPr="00172F21">
        <w:t>Outer</w:t>
      </w:r>
      <w:r w:rsidR="0051590B" w:rsidRPr="00172F21">
        <w:t xml:space="preserve"> product </w:t>
      </w:r>
      <w:r>
        <w:t xml:space="preserve">is used </w:t>
      </w:r>
      <w:r w:rsidR="0051590B" w:rsidRPr="00172F21">
        <w:t xml:space="preserve">for density matrix of two </w:t>
      </w:r>
      <w:r w:rsidR="00D41F63" w:rsidRPr="00172F21">
        <w:t>separate</w:t>
      </w:r>
      <w:r w:rsidR="0051590B" w:rsidRPr="00172F21">
        <w:t xml:space="preserve"> </w:t>
      </w:r>
      <w:r w:rsidR="00D41F63" w:rsidRPr="00172F21">
        <w:t>qubit</w:t>
      </w:r>
      <w:r w:rsidR="0051590B" w:rsidRPr="00172F21">
        <w:t xml:space="preserve"> states</w:t>
      </w:r>
      <w:r w:rsidR="00D41F63">
        <w:t>.</w:t>
      </w:r>
    </w:p>
    <w:p w14:paraId="5B16DCAE" w14:textId="6392A621" w:rsidR="00D41F63" w:rsidRPr="00172F21" w:rsidRDefault="00D41F63" w:rsidP="009A0D83">
      <w:r w:rsidRPr="00D41F63">
        <w:t>However,</w:t>
      </w:r>
      <w:r w:rsidR="00E95B1B">
        <w:t xml:space="preserve"> as mentioned earlier,</w:t>
      </w:r>
      <w:r w:rsidRPr="00D41F63">
        <w:t xml:space="preserve"> not all multi-qubit systems can be described this way. Some exhibit correlations so strong that the system must be treated as a whole: this is entanglement.</w:t>
      </w:r>
    </w:p>
    <w:p w14:paraId="2E0E6DC7" w14:textId="1998B483" w:rsidR="0007320B" w:rsidRPr="00172F21" w:rsidRDefault="0007320B" w:rsidP="00215EAB">
      <w:pPr>
        <w:pStyle w:val="Heading2"/>
        <w:spacing w:before="180" w:after="100"/>
      </w:pPr>
      <w:bookmarkStart w:id="13" w:name="_Toc205548963"/>
      <w:r w:rsidRPr="00172F21">
        <w:t>Entanglement</w:t>
      </w:r>
      <w:bookmarkEnd w:id="13"/>
    </w:p>
    <w:p w14:paraId="7BFE2A14" w14:textId="14426430" w:rsidR="00D41F63" w:rsidRDefault="00D41F63" w:rsidP="009A0D83">
      <w:r w:rsidRPr="00D41F63">
        <w:t>Some states exhibit correlations so strong that the state of each qubit is fundamentally linked to the others. These are known as entangled states, and they represent one of the most counterintuitive features of quantum mechanics</w:t>
      </w:r>
      <w:r>
        <w:t>.</w:t>
      </w:r>
    </w:p>
    <w:p w14:paraId="7C1B0423" w14:textId="01EB2719" w:rsidR="0007320B" w:rsidRPr="009A0D83" w:rsidRDefault="009A0D83" w:rsidP="00E95B1B">
      <w:r w:rsidRPr="009A0D83">
        <w:t>While a single qubit can be fully described by two complex amplitudes (or, equivalently, a point on the Bloch sphere), the situation becomes more subtle when dealing with multiple qubits. In particular, entanglement arises when the state of a composite system cannot be written as a simple tensor product of the states of its subsystems. This represents one of the most profound departures of quantum mechanics from classical intuition</w:t>
      </w:r>
      <w:r w:rsidR="00E95B1B">
        <w:t xml:space="preserve"> as e</w:t>
      </w:r>
      <w:r w:rsidR="0007320B" w:rsidRPr="009A0D83">
        <w:t>ntanglement goes deeper than just synchroni</w:t>
      </w:r>
      <w:r w:rsidR="00CA6BD2">
        <w:t>s</w:t>
      </w:r>
      <w:r w:rsidR="0007320B" w:rsidRPr="009A0D83">
        <w:t xml:space="preserve">ed </w:t>
      </w:r>
      <w:r w:rsidR="0007320B" w:rsidRPr="009A0D83">
        <w:lastRenderedPageBreak/>
        <w:t xml:space="preserve">state </w:t>
      </w:r>
      <w:r w:rsidR="00F8537C" w:rsidRPr="009A0D83">
        <w:t>changes</w:t>
      </w:r>
      <w:r w:rsidR="00E95B1B">
        <w:rPr>
          <w:rStyle w:val="s1"/>
          <w:rFonts w:eastAsiaTheme="majorEastAsia"/>
        </w:rPr>
        <w:t>.</w:t>
      </w:r>
      <w:r w:rsidR="00F8537C">
        <w:rPr>
          <w:rStyle w:val="s1"/>
          <w:rFonts w:eastAsiaTheme="majorEastAsia"/>
        </w:rPr>
        <w:t xml:space="preserve"> </w:t>
      </w:r>
      <w:r w:rsidR="00E95B1B">
        <w:rPr>
          <w:rStyle w:val="s1"/>
          <w:rFonts w:eastAsiaTheme="majorEastAsia"/>
        </w:rPr>
        <w:t>I</w:t>
      </w:r>
      <w:r w:rsidR="00F8537C">
        <w:rPr>
          <w:rStyle w:val="s1"/>
          <w:rFonts w:eastAsiaTheme="majorEastAsia"/>
        </w:rPr>
        <w:t>t</w:t>
      </w:r>
      <w:r w:rsidR="0007320B" w:rsidRPr="009A0D83">
        <w:rPr>
          <w:rStyle w:val="s1"/>
          <w:rFonts w:eastAsiaTheme="majorEastAsia"/>
        </w:rPr>
        <w:t xml:space="preserve"> is a quantum phenomenon where the </w:t>
      </w:r>
      <w:r w:rsidR="0007320B" w:rsidRPr="009A0D83">
        <w:t>state of a system of qubits cannot be written as a product of the states of the individual qubits</w:t>
      </w:r>
      <w:r w:rsidR="0007320B" w:rsidRPr="009A0D83">
        <w:rPr>
          <w:rStyle w:val="s1"/>
          <w:rFonts w:eastAsiaTheme="majorEastAsia"/>
        </w:rPr>
        <w:t>.</w:t>
      </w:r>
      <w:r w:rsidR="005A6AD1" w:rsidRPr="009A0D83">
        <w:t xml:space="preserve"> </w:t>
      </w:r>
      <w:r w:rsidR="00F8537C">
        <w:t>E</w:t>
      </w:r>
      <w:r w:rsidR="00F8537C" w:rsidRPr="009A0D83">
        <w:t xml:space="preserve">ntanglement </w:t>
      </w:r>
      <w:r w:rsidR="005A6AD1" w:rsidRPr="009A0D83">
        <w:t xml:space="preserve">implies the whole system </w:t>
      </w:r>
      <w:r w:rsidR="005A6AD1" w:rsidRPr="009A0D83">
        <w:rPr>
          <w:rStyle w:val="s2"/>
          <w:rFonts w:eastAsiaTheme="majorEastAsia"/>
        </w:rPr>
        <w:t xml:space="preserve">must be described </w:t>
      </w:r>
      <w:r w:rsidR="004B4D85" w:rsidRPr="009A0D83">
        <w:rPr>
          <w:rStyle w:val="s2"/>
          <w:rFonts w:eastAsiaTheme="majorEastAsia"/>
        </w:rPr>
        <w:t>globally</w:t>
      </w:r>
      <w:r w:rsidR="004B4D85" w:rsidRPr="009A0D83">
        <w:t xml:space="preserve"> and</w:t>
      </w:r>
      <w:r w:rsidR="005A6AD1" w:rsidRPr="009A0D83">
        <w:t xml:space="preserve"> </w:t>
      </w:r>
      <w:r w:rsidR="005A6AD1" w:rsidRPr="009A0D83">
        <w:rPr>
          <w:rStyle w:val="s2"/>
          <w:rFonts w:eastAsiaTheme="majorEastAsia"/>
        </w:rPr>
        <w:t>cannot</w:t>
      </w:r>
      <w:r w:rsidR="005A6AD1" w:rsidRPr="009A0D83">
        <w:t xml:space="preserve"> be factored into individual qubit states not even probabilistically in the pure case.</w:t>
      </w:r>
      <w:r w:rsidR="00E95B1B">
        <w:t xml:space="preserve"> </w:t>
      </w:r>
      <w:r w:rsidR="0007320B" w:rsidRPr="009A0D83">
        <w:t>Mathematically, this means:</w:t>
      </w:r>
    </w:p>
    <w:p w14:paraId="0631677B" w14:textId="537EEEA5" w:rsidR="0007320B" w:rsidRPr="00172F21" w:rsidRDefault="006C5B0B" w:rsidP="004D6AFE">
      <w:pPr>
        <w:pStyle w:val="p2"/>
        <w:rPr>
          <w:rFonts w:asciiTheme="majorBidi" w:hAnsiTheme="majorBidi"/>
        </w:rPr>
      </w:pPr>
      <m:oMathPara>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 xml:space="preserve"> : </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Ψ</m:t>
                  </m:r>
                </m:e>
              </m:d>
            </m:e>
          </m:d>
          <m:r>
            <w:rPr>
              <w:rStyle w:val="s1"/>
              <w:rFonts w:ascii="Cambria Math" w:eastAsiaTheme="majorEastAsia" w:hAnsi="Cambria Math" w:cstheme="majorBidi"/>
            </w:rPr>
            <m:t>=f</m:t>
          </m:r>
          <m:d>
            <m:dPr>
              <m:ctrlPr>
                <w:rPr>
                  <w:rStyle w:val="s1"/>
                  <w:rFonts w:ascii="Cambria Math" w:eastAsiaTheme="majorEastAsia" w:hAnsi="Cambria Math" w:cstheme="majorBidi"/>
                  <w:i/>
                </w:rPr>
              </m:ctrlPr>
            </m:dPr>
            <m:e>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ψ</m:t>
                  </m:r>
                </m:e>
                <m:sub>
                  <m:r>
                    <w:rPr>
                      <w:rStyle w:val="s1"/>
                      <w:rFonts w:ascii="Cambria Math" w:eastAsiaTheme="majorEastAsia" w:hAnsi="Cambria Math" w:cstheme="majorBidi"/>
                    </w:rPr>
                    <m:t>1</m:t>
                  </m:r>
                </m:sub>
              </m:sSub>
              <m:r>
                <w:rPr>
                  <w:rStyle w:val="s1"/>
                  <w:rFonts w:ascii="Cambria Math" w:eastAsiaTheme="majorEastAsia" w:hAnsi="Cambria Math" w:cstheme="majorBidi"/>
                </w:rPr>
                <m:t>,</m:t>
              </m:r>
              <m:sSub>
                <m:sSubPr>
                  <m:ctrlPr>
                    <w:rPr>
                      <w:rStyle w:val="s1"/>
                      <w:rFonts w:ascii="Cambria Math" w:eastAsiaTheme="majorEastAsia" w:hAnsi="Cambria Math" w:cstheme="majorBidi"/>
                      <w:i/>
                    </w:rPr>
                  </m:ctrlPr>
                </m:sSubPr>
                <m:e>
                  <m:r>
                    <w:rPr>
                      <w:rStyle w:val="s1"/>
                      <w:rFonts w:ascii="Cambria Math" w:eastAsiaTheme="majorEastAsia" w:hAnsi="Cambria Math" w:cstheme="majorBidi"/>
                    </w:rPr>
                    <m:t>ψ</m:t>
                  </m:r>
                </m:e>
                <m:sub>
                  <m:r>
                    <w:rPr>
                      <w:rStyle w:val="s1"/>
                      <w:rFonts w:ascii="Cambria Math" w:eastAsiaTheme="majorEastAsia" w:hAnsi="Cambria Math" w:cstheme="majorBidi"/>
                    </w:rPr>
                    <m:t>2</m:t>
                  </m:r>
                </m:sub>
              </m:sSub>
            </m:e>
          </m:d>
        </m:oMath>
      </m:oMathPara>
    </w:p>
    <w:p w14:paraId="3EE3F55B" w14:textId="59E77BFE" w:rsidR="00F51B89" w:rsidRPr="001F4255" w:rsidRDefault="0007320B" w:rsidP="00DB363B">
      <w:r w:rsidRPr="001F4255">
        <w:t xml:space="preserve">If this condition holds, the qubits are </w:t>
      </w:r>
      <w:r w:rsidRPr="001F4255">
        <w:rPr>
          <w:rStyle w:val="s2"/>
          <w:rFonts w:eastAsiaTheme="majorEastAsia"/>
        </w:rPr>
        <w:t>entangled</w:t>
      </w:r>
      <w:r w:rsidR="00DB363B">
        <w:t>, and the quantum state of the 2-qubit system can be described as follow:</w:t>
      </w:r>
    </w:p>
    <w:p w14:paraId="14FFDB12" w14:textId="747E6B12" w:rsidR="006C24D4" w:rsidRPr="008C2694" w:rsidRDefault="00000000" w:rsidP="004D6AFE">
      <w:pPr>
        <w:pStyle w:val="p1"/>
        <w:rPr>
          <w:rStyle w:val="s2"/>
          <w:rFonts w:asciiTheme="majorBidi" w:hAnsiTheme="majorBidi" w:cstheme="majorBidi"/>
        </w:rPr>
      </w:pPr>
      <m:oMathPara>
        <m:oMathParaPr>
          <m:jc m:val="center"/>
        </m:oMathParaPr>
        <m:oMath>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Ψ</m:t>
                  </m:r>
                </m:e>
              </m:d>
            </m:e>
          </m:d>
          <m:r>
            <w:rPr>
              <w:rStyle w:val="s2"/>
              <w:rFonts w:ascii="Cambria Math" w:eastAsiaTheme="majorEastAsia" w:hAnsi="Cambria Math" w:cstheme="majorBidi"/>
            </w:rPr>
            <m:t>=α</m:t>
          </m:r>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00</m:t>
              </m:r>
            </m:e>
          </m:d>
          <m:r>
            <w:rPr>
              <w:rStyle w:val="s2"/>
              <w:rFonts w:ascii="Cambria Math" w:eastAsiaTheme="majorEastAsia" w:hAnsi="Cambria Math" w:cstheme="majorBidi"/>
            </w:rPr>
            <m:t>+β</m:t>
          </m:r>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01</m:t>
              </m:r>
            </m:e>
          </m:d>
          <m:r>
            <w:rPr>
              <w:rStyle w:val="s2"/>
              <w:rFonts w:ascii="Cambria Math" w:eastAsiaTheme="majorEastAsia" w:hAnsi="Cambria Math" w:cstheme="majorBidi"/>
            </w:rPr>
            <m:t>+γ</m:t>
          </m:r>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10</m:t>
              </m:r>
            </m:e>
          </m:d>
          <m:r>
            <w:rPr>
              <w:rStyle w:val="s2"/>
              <w:rFonts w:ascii="Cambria Math" w:eastAsiaTheme="majorEastAsia" w:hAnsi="Cambria Math" w:cstheme="majorBidi"/>
            </w:rPr>
            <m:t>+δ</m:t>
          </m:r>
          <m:d>
            <m:dPr>
              <m:begChr m:val="|"/>
              <m:endChr m:val="⟩"/>
              <m:ctrlPr>
                <w:rPr>
                  <w:rStyle w:val="s2"/>
                  <w:rFonts w:ascii="Cambria Math" w:eastAsiaTheme="majorEastAsia" w:hAnsi="Cambria Math" w:cstheme="majorBidi"/>
                  <w:i/>
                </w:rPr>
              </m:ctrlPr>
            </m:dPr>
            <m:e>
              <m:r>
                <w:rPr>
                  <w:rStyle w:val="s2"/>
                  <w:rFonts w:ascii="Cambria Math" w:eastAsiaTheme="majorEastAsia" w:hAnsi="Cambria Math" w:cstheme="majorBidi"/>
                </w:rPr>
                <m:t>11</m:t>
              </m:r>
            </m:e>
          </m:d>
        </m:oMath>
      </m:oMathPara>
    </w:p>
    <w:p w14:paraId="399E636B" w14:textId="47D728BE" w:rsidR="008C2694" w:rsidRPr="001A0F0B" w:rsidRDefault="00DB363B" w:rsidP="004D6AFE">
      <w:pPr>
        <w:pStyle w:val="p1"/>
        <w:rPr>
          <w:rStyle w:val="s2"/>
          <w:rFonts w:asciiTheme="majorBidi" w:hAnsiTheme="majorBidi" w:cstheme="majorBidi"/>
        </w:rPr>
      </w:pPr>
      <w:r>
        <w:rPr>
          <w:rStyle w:val="s2"/>
          <w:rFonts w:asciiTheme="majorBidi" w:hAnsiTheme="majorBidi" w:cstheme="majorBidi"/>
        </w:rPr>
        <w:t>And its</w:t>
      </w:r>
      <w:r w:rsidR="008C2694">
        <w:rPr>
          <w:rStyle w:val="s2"/>
          <w:rFonts w:asciiTheme="majorBidi" w:hAnsiTheme="majorBidi" w:cstheme="majorBidi"/>
        </w:rPr>
        <w:t xml:space="preserve"> density matrix </w:t>
      </w:r>
      <w:r>
        <w:rPr>
          <w:rStyle w:val="s2"/>
          <w:rFonts w:asciiTheme="majorBidi" w:hAnsiTheme="majorBidi" w:cstheme="majorBidi"/>
        </w:rPr>
        <w:t>is given by</w:t>
      </w:r>
      <w:r w:rsidR="008C2694">
        <w:rPr>
          <w:rStyle w:val="s2"/>
          <w:rFonts w:asciiTheme="majorBidi" w:hAnsiTheme="majorBidi" w:cstheme="majorBidi"/>
        </w:rPr>
        <w:t>:</w:t>
      </w:r>
    </w:p>
    <w:p w14:paraId="503F2E8D" w14:textId="2F5E76E3" w:rsidR="00000CC2" w:rsidRPr="006C24D4" w:rsidRDefault="006C24D4" w:rsidP="004D6AFE">
      <w:pPr>
        <w:rPr>
          <w:rStyle w:val="s1"/>
          <w:rFonts w:eastAsiaTheme="minorEastAsia"/>
          <w:kern w:val="0"/>
          <w:lang w:val="en-FR" w:eastAsia="en-GB"/>
          <w14:ligatures w14:val="none"/>
        </w:rPr>
      </w:pPr>
      <m:oMathPara>
        <m:oMath>
          <m:r>
            <w:rPr>
              <w:rFonts w:ascii="Cambria Math" w:hAnsi="Cambria Math"/>
            </w:rPr>
            <m:t>ρ</m:t>
          </m:r>
          <m:r>
            <m:rPr>
              <m:sty m:val="p"/>
            </m:rPr>
            <w:rPr>
              <w:rFonts w:ascii="Cambria Math" w:hAnsi="Cambria Math"/>
            </w:rPr>
            <m:t>=</m:t>
          </m:r>
          <m:d>
            <m:dPr>
              <m:begChr m:val=""/>
              <m:endChr m:val="⟩"/>
              <m:ctrlPr>
                <w:rPr>
                  <w:rFonts w:ascii="Cambria Math" w:eastAsia="Times New Roman" w:hAnsi="Cambria Math"/>
                  <w:color w:val="000000" w:themeColor="text1"/>
                  <w:lang w:val="en-FR" w:eastAsia="en-GB"/>
                </w:rPr>
              </m:ctrlPr>
            </m:dPr>
            <m:e>
              <m:d>
                <m:dPr>
                  <m:begChr m:val="|"/>
                  <m:endChr m:val=""/>
                  <m:ctrlPr>
                    <w:rPr>
                      <w:rFonts w:ascii="Cambria Math" w:eastAsia="Times New Roman" w:hAnsi="Cambria Math"/>
                      <w:color w:val="000000" w:themeColor="text1"/>
                      <w:lang w:val="en-FR" w:eastAsia="en-GB"/>
                    </w:rPr>
                  </m:ctrlPr>
                </m:dPr>
                <m:e>
                  <m:r>
                    <w:rPr>
                      <w:rFonts w:ascii="Cambria Math" w:eastAsia="Times New Roman" w:hAnsi="Cambria Math"/>
                      <w:color w:val="000000" w:themeColor="text1"/>
                      <w:lang w:val="en-FR" w:eastAsia="en-GB"/>
                    </w:rPr>
                    <m:t>ψ</m:t>
                  </m:r>
                </m:e>
              </m:d>
            </m:e>
          </m:d>
          <m:d>
            <m:dPr>
              <m:begChr m:val="⟨"/>
              <m:endChr m:val=""/>
              <m:ctrlPr>
                <w:rPr>
                  <w:rStyle w:val="s1"/>
                  <w:rFonts w:ascii="Cambria Math" w:eastAsiaTheme="majorEastAsia" w:hAnsi="Cambria Math"/>
                  <w:i/>
                  <w:kern w:val="0"/>
                  <w:lang w:val="en-FR" w:eastAsia="en-GB"/>
                  <w14:ligatures w14:val="none"/>
                </w:rPr>
              </m:ctrlPr>
            </m:dPr>
            <m:e>
              <m:d>
                <m:dPr>
                  <m:begChr m:val=""/>
                  <m:endChr m:val="|"/>
                  <m:ctrlPr>
                    <w:rPr>
                      <w:rStyle w:val="s1"/>
                      <w:rFonts w:ascii="Cambria Math" w:eastAsiaTheme="majorEastAsia" w:hAnsi="Cambria Math"/>
                      <w:i/>
                      <w:kern w:val="0"/>
                      <w:lang w:val="en-FR" w:eastAsia="en-GB"/>
                      <w14:ligatures w14:val="none"/>
                    </w:rPr>
                  </m:ctrlPr>
                </m:dPr>
                <m:e>
                  <m:r>
                    <w:rPr>
                      <w:rStyle w:val="s1"/>
                      <w:rFonts w:ascii="Cambria Math" w:eastAsiaTheme="majorEastAsia" w:hAnsi="Cambria Math"/>
                      <w:kern w:val="0"/>
                      <w:lang w:val="en-FR" w:eastAsia="en-GB"/>
                      <w14:ligatures w14:val="none"/>
                    </w:rPr>
                    <m:t>ψ</m:t>
                  </m:r>
                </m:e>
              </m:d>
            </m:e>
          </m:d>
          <m:r>
            <w:rPr>
              <w:rStyle w:val="s1"/>
              <w:rFonts w:ascii="Cambria Math" w:eastAsiaTheme="majorEastAsia" w:hAnsi="Cambria Math"/>
              <w:kern w:val="0"/>
              <w:lang w:val="en-FR" w:eastAsia="en-GB"/>
              <w14:ligatures w14:val="none"/>
            </w:rPr>
            <m:t>=ψ.</m:t>
          </m:r>
          <m:sSup>
            <m:sSupPr>
              <m:ctrlPr>
                <w:rPr>
                  <w:rStyle w:val="s1"/>
                  <w:rFonts w:ascii="Cambria Math" w:eastAsiaTheme="majorEastAsia" w:hAnsi="Cambria Math"/>
                  <w:i/>
                  <w:kern w:val="0"/>
                  <w:lang w:val="en-FR" w:eastAsia="en-GB"/>
                  <w14:ligatures w14:val="none"/>
                </w:rPr>
              </m:ctrlPr>
            </m:sSupPr>
            <m:e>
              <m:r>
                <w:rPr>
                  <w:rStyle w:val="s1"/>
                  <w:rFonts w:ascii="Cambria Math" w:eastAsiaTheme="majorEastAsia" w:hAnsi="Cambria Math"/>
                  <w:kern w:val="0"/>
                  <w:lang w:val="en-FR" w:eastAsia="en-GB"/>
                  <w14:ligatures w14:val="none"/>
                </w:rPr>
                <m:t>ψ</m:t>
              </m:r>
            </m:e>
            <m:sup>
              <m:r>
                <w:rPr>
                  <w:rStyle w:val="s1"/>
                  <w:rFonts w:ascii="Cambria Math" w:eastAsiaTheme="majorEastAsia" w:hAnsi="Cambria Math"/>
                  <w:kern w:val="0"/>
                  <w:lang w:val="en-FR" w:eastAsia="en-GB"/>
                  <w14:ligatures w14:val="none"/>
                </w:rPr>
                <m:t>†</m:t>
              </m:r>
            </m:sup>
          </m:sSup>
        </m:oMath>
      </m:oMathPara>
    </w:p>
    <w:p w14:paraId="4E24CE6D" w14:textId="5AC1F4BA" w:rsidR="006C24D4" w:rsidRPr="00F8537C" w:rsidRDefault="006C24D4" w:rsidP="004D6AFE">
      <w:pPr>
        <w:pStyle w:val="p2"/>
        <w:rPr>
          <w:rFonts w:asciiTheme="majorBidi" w:hAnsiTheme="majorBidi"/>
        </w:rPr>
      </w:pPr>
      <m:oMathPara>
        <m:oMath>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e>
                        </m:d>
                      </m:e>
                      <m:sup>
                        <m:r>
                          <m:rPr>
                            <m:sty m:val="p"/>
                          </m:rPr>
                          <w:rPr>
                            <w:rFonts w:ascii="Cambria Math" w:hAnsi="Cambria Math"/>
                          </w:rPr>
                          <m:t>2</m:t>
                        </m:r>
                      </m:sup>
                    </m:sSup>
                  </m:e>
                  <m:e>
                    <m:r>
                      <w:rPr>
                        <w:rFonts w:ascii="Cambria Math" w:hAnsi="Cambria Math"/>
                      </w:rPr>
                      <m:t>α</m:t>
                    </m:r>
                    <m:acc>
                      <m:accPr>
                        <m:chr m:val="̅"/>
                        <m:ctrlPr>
                          <w:rPr>
                            <w:rFonts w:ascii="Cambria Math" w:hAnsi="Cambria Math"/>
                          </w:rPr>
                        </m:ctrlPr>
                      </m:accPr>
                      <m:e>
                        <m:r>
                          <w:rPr>
                            <w:rFonts w:ascii="Cambria Math" w:hAnsi="Cambria Math"/>
                          </w:rPr>
                          <m:t>β</m:t>
                        </m:r>
                      </m:e>
                    </m:acc>
                  </m:e>
                  <m:e>
                    <m:m>
                      <m:mPr>
                        <m:mcs>
                          <m:mc>
                            <m:mcPr>
                              <m:count m:val="2"/>
                              <m:mcJc m:val="center"/>
                            </m:mcPr>
                          </m:mc>
                        </m:mcs>
                        <m:ctrlPr>
                          <w:rPr>
                            <w:rFonts w:ascii="Cambria Math" w:hAnsi="Cambria Math"/>
                          </w:rPr>
                        </m:ctrlPr>
                      </m:mPr>
                      <m:mr>
                        <m:e>
                          <m:r>
                            <w:rPr>
                              <w:rFonts w:ascii="Cambria Math" w:hAnsi="Cambria Math"/>
                            </w:rPr>
                            <m:t>α</m:t>
                          </m:r>
                          <m:acc>
                            <m:accPr>
                              <m:chr m:val="̅"/>
                              <m:ctrlPr>
                                <w:rPr>
                                  <w:rFonts w:ascii="Cambria Math" w:hAnsi="Cambria Math"/>
                                </w:rPr>
                              </m:ctrlPr>
                            </m:accPr>
                            <m:e>
                              <m:r>
                                <w:rPr>
                                  <w:rFonts w:ascii="Cambria Math" w:hAnsi="Cambria Math"/>
                                </w:rPr>
                                <m:t>γ</m:t>
                              </m:r>
                            </m:e>
                          </m:acc>
                        </m:e>
                        <m:e>
                          <m:r>
                            <w:rPr>
                              <w:rFonts w:ascii="Cambria Math" w:hAnsi="Cambria Math"/>
                            </w:rPr>
                            <m:t>α</m:t>
                          </m:r>
                          <m:acc>
                            <m:accPr>
                              <m:chr m:val="̅"/>
                              <m:ctrlPr>
                                <w:rPr>
                                  <w:rFonts w:ascii="Cambria Math" w:hAnsi="Cambria Math"/>
                                </w:rPr>
                              </m:ctrlPr>
                            </m:accPr>
                            <m:e>
                              <m:r>
                                <w:rPr>
                                  <w:rFonts w:ascii="Cambria Math" w:hAnsi="Cambria Math"/>
                                </w:rPr>
                                <m:t>δ</m:t>
                              </m:r>
                            </m:e>
                          </m:acc>
                        </m:e>
                      </m:mr>
                    </m:m>
                  </m:e>
                </m:mr>
                <m:mr>
                  <m:e>
                    <m:r>
                      <w:rPr>
                        <w:rFonts w:ascii="Cambria Math" w:hAnsi="Cambria Math"/>
                      </w:rPr>
                      <m:t>β</m:t>
                    </m:r>
                    <m:acc>
                      <m:accPr>
                        <m:chr m:val="̅"/>
                        <m:ctrlPr>
                          <w:rPr>
                            <w:rFonts w:ascii="Cambria Math" w:hAnsi="Cambria Math"/>
                          </w:rPr>
                        </m:ctrlPr>
                      </m:accPr>
                      <m:e>
                        <m:r>
                          <w:rPr>
                            <w:rFonts w:ascii="Cambria Math" w:hAnsi="Cambria Math"/>
                          </w:rPr>
                          <m:t>α</m:t>
                        </m:r>
                      </m:e>
                    </m:acc>
                  </m:e>
                  <m:e>
                    <m:sSup>
                      <m:sSupPr>
                        <m:ctrlPr>
                          <w:rPr>
                            <w:rFonts w:ascii="Cambria Math" w:hAnsi="Cambria Math"/>
                          </w:rPr>
                        </m:ctrlPr>
                      </m:sSupPr>
                      <m:e>
                        <m:d>
                          <m:dPr>
                            <m:begChr m:val="|"/>
                            <m:endChr m:val="|"/>
                            <m:ctrlPr>
                              <w:rPr>
                                <w:rFonts w:ascii="Cambria Math" w:hAnsi="Cambria Math"/>
                              </w:rPr>
                            </m:ctrlPr>
                          </m:dPr>
                          <m:e>
                            <m:r>
                              <w:rPr>
                                <w:rFonts w:ascii="Cambria Math" w:hAnsi="Cambria Math"/>
                              </w:rPr>
                              <m:t>β</m:t>
                            </m:r>
                          </m:e>
                        </m:d>
                      </m:e>
                      <m:sup>
                        <m:r>
                          <m:rPr>
                            <m:sty m:val="p"/>
                          </m:rPr>
                          <w:rPr>
                            <w:rFonts w:ascii="Cambria Math" w:hAnsi="Cambria Math"/>
                          </w:rPr>
                          <m:t>2</m:t>
                        </m:r>
                      </m:sup>
                    </m:sSup>
                  </m:e>
                  <m:e>
                    <m:m>
                      <m:mPr>
                        <m:mcs>
                          <m:mc>
                            <m:mcPr>
                              <m:count m:val="2"/>
                              <m:mcJc m:val="center"/>
                            </m:mcPr>
                          </m:mc>
                        </m:mcs>
                        <m:ctrlPr>
                          <w:rPr>
                            <w:rFonts w:ascii="Cambria Math" w:hAnsi="Cambria Math"/>
                          </w:rPr>
                        </m:ctrlPr>
                      </m:mPr>
                      <m:mr>
                        <m:e>
                          <m:r>
                            <w:rPr>
                              <w:rFonts w:ascii="Cambria Math" w:hAnsi="Cambria Math"/>
                            </w:rPr>
                            <m:t>β</m:t>
                          </m:r>
                          <m:acc>
                            <m:accPr>
                              <m:chr m:val="̅"/>
                              <m:ctrlPr>
                                <w:rPr>
                                  <w:rFonts w:ascii="Cambria Math" w:hAnsi="Cambria Math"/>
                                </w:rPr>
                              </m:ctrlPr>
                            </m:accPr>
                            <m:e>
                              <m:r>
                                <w:rPr>
                                  <w:rFonts w:ascii="Cambria Math" w:hAnsi="Cambria Math"/>
                                </w:rPr>
                                <m:t>γ</m:t>
                              </m:r>
                            </m:e>
                          </m:acc>
                        </m:e>
                        <m:e>
                          <m:r>
                            <w:rPr>
                              <w:rFonts w:ascii="Cambria Math" w:hAnsi="Cambria Math"/>
                            </w:rPr>
                            <m:t>β</m:t>
                          </m:r>
                          <m:acc>
                            <m:accPr>
                              <m:chr m:val="̅"/>
                              <m:ctrlPr>
                                <w:rPr>
                                  <w:rFonts w:ascii="Cambria Math" w:hAnsi="Cambria Math"/>
                                </w:rPr>
                              </m:ctrlPr>
                            </m:accPr>
                            <m:e>
                              <m:r>
                                <w:rPr>
                                  <w:rFonts w:ascii="Cambria Math" w:hAnsi="Cambria Math"/>
                                </w:rPr>
                                <m:t>δ</m:t>
                              </m:r>
                            </m:e>
                          </m:acc>
                        </m:e>
                      </m:mr>
                    </m:m>
                  </m:e>
                </m:mr>
                <m:mr>
                  <m:e>
                    <m:m>
                      <m:mPr>
                        <m:mcs>
                          <m:mc>
                            <m:mcPr>
                              <m:count m:val="1"/>
                              <m:mcJc m:val="center"/>
                            </m:mcPr>
                          </m:mc>
                        </m:mcs>
                        <m:ctrlPr>
                          <w:rPr>
                            <w:rFonts w:ascii="Cambria Math" w:hAnsi="Cambria Math"/>
                          </w:rPr>
                        </m:ctrlPr>
                      </m:mPr>
                      <m:mr>
                        <m:e>
                          <m:r>
                            <w:rPr>
                              <w:rFonts w:ascii="Cambria Math" w:hAnsi="Cambria Math"/>
                            </w:rPr>
                            <m:t>γ</m:t>
                          </m:r>
                          <m:acc>
                            <m:accPr>
                              <m:chr m:val="̅"/>
                              <m:ctrlPr>
                                <w:rPr>
                                  <w:rFonts w:ascii="Cambria Math" w:hAnsi="Cambria Math"/>
                                </w:rPr>
                              </m:ctrlPr>
                            </m:accPr>
                            <m:e>
                              <m:r>
                                <w:rPr>
                                  <w:rFonts w:ascii="Cambria Math" w:hAnsi="Cambria Math"/>
                                </w:rPr>
                                <m:t>α</m:t>
                              </m:r>
                            </m:e>
                          </m:acc>
                        </m:e>
                      </m:mr>
                      <m:mr>
                        <m:e>
                          <m:r>
                            <w:rPr>
                              <w:rFonts w:ascii="Cambria Math" w:hAnsi="Cambria Math"/>
                            </w:rPr>
                            <m:t>δ</m:t>
                          </m:r>
                          <m:acc>
                            <m:accPr>
                              <m:chr m:val="̅"/>
                              <m:ctrlPr>
                                <w:rPr>
                                  <w:rFonts w:ascii="Cambria Math" w:hAnsi="Cambria Math"/>
                                </w:rPr>
                              </m:ctrlPr>
                            </m:accPr>
                            <m:e>
                              <m:r>
                                <w:rPr>
                                  <w:rFonts w:ascii="Cambria Math" w:hAnsi="Cambria Math"/>
                                </w:rPr>
                                <m:t>α</m:t>
                              </m:r>
                            </m:e>
                          </m:acc>
                        </m:e>
                      </m:mr>
                    </m:m>
                  </m:e>
                  <m:e>
                    <m:m>
                      <m:mPr>
                        <m:mcs>
                          <m:mc>
                            <m:mcPr>
                              <m:count m:val="1"/>
                              <m:mcJc m:val="center"/>
                            </m:mcPr>
                          </m:mc>
                        </m:mcs>
                        <m:ctrlPr>
                          <w:rPr>
                            <w:rFonts w:ascii="Cambria Math" w:hAnsi="Cambria Math"/>
                          </w:rPr>
                        </m:ctrlPr>
                      </m:mPr>
                      <m:mr>
                        <m:e>
                          <m:r>
                            <w:rPr>
                              <w:rFonts w:ascii="Cambria Math" w:hAnsi="Cambria Math"/>
                            </w:rPr>
                            <m:t>γ</m:t>
                          </m:r>
                          <m:acc>
                            <m:accPr>
                              <m:chr m:val="̅"/>
                              <m:ctrlPr>
                                <w:rPr>
                                  <w:rFonts w:ascii="Cambria Math" w:hAnsi="Cambria Math"/>
                                </w:rPr>
                              </m:ctrlPr>
                            </m:accPr>
                            <m:e>
                              <m:r>
                                <w:rPr>
                                  <w:rFonts w:ascii="Cambria Math" w:hAnsi="Cambria Math"/>
                                </w:rPr>
                                <m:t>β</m:t>
                              </m:r>
                            </m:e>
                          </m:acc>
                        </m:e>
                      </m:mr>
                      <m:mr>
                        <m:e>
                          <m:r>
                            <w:rPr>
                              <w:rFonts w:ascii="Cambria Math" w:hAnsi="Cambria Math"/>
                            </w:rPr>
                            <m:t>δ</m:t>
                          </m:r>
                          <m:acc>
                            <m:accPr>
                              <m:chr m:val="̅"/>
                              <m:ctrlPr>
                                <w:rPr>
                                  <w:rFonts w:ascii="Cambria Math" w:hAnsi="Cambria Math"/>
                                </w:rPr>
                              </m:ctrlPr>
                            </m:accPr>
                            <m:e>
                              <m:r>
                                <w:rPr>
                                  <w:rFonts w:ascii="Cambria Math" w:hAnsi="Cambria Math"/>
                                </w:rPr>
                                <m:t>β</m:t>
                              </m:r>
                            </m:e>
                          </m:acc>
                        </m:e>
                      </m:mr>
                    </m:m>
                  </m:e>
                  <m:e>
                    <m:m>
                      <m:mPr>
                        <m:mcs>
                          <m:mc>
                            <m:mcPr>
                              <m:count m:val="2"/>
                              <m:mcJc m:val="center"/>
                            </m:mcPr>
                          </m:mc>
                        </m:mcs>
                        <m:ctrlPr>
                          <w:rPr>
                            <w:rFonts w:ascii="Cambria Math" w:hAnsi="Cambria Math"/>
                          </w:rPr>
                        </m:ctrlPr>
                      </m:mPr>
                      <m:mr>
                        <m:e>
                          <m:m>
                            <m:mPr>
                              <m:mcs>
                                <m:mc>
                                  <m:mcPr>
                                    <m:count m:val="1"/>
                                    <m:mcJc m:val="center"/>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m:rPr>
                                        <m:sty m:val="p"/>
                                      </m:rPr>
                                      <w:rPr>
                                        <w:rFonts w:ascii="Cambria Math" w:hAnsi="Cambria Math"/>
                                      </w:rPr>
                                      <m:t>2</m:t>
                                    </m:r>
                                  </m:sup>
                                </m:sSup>
                              </m:e>
                            </m:mr>
                            <m:mr>
                              <m:e>
                                <m:r>
                                  <w:rPr>
                                    <w:rFonts w:ascii="Cambria Math" w:hAnsi="Cambria Math"/>
                                  </w:rPr>
                                  <m:t>δ</m:t>
                                </m:r>
                                <m:acc>
                                  <m:accPr>
                                    <m:chr m:val="̅"/>
                                    <m:ctrlPr>
                                      <w:rPr>
                                        <w:rFonts w:ascii="Cambria Math" w:hAnsi="Cambria Math"/>
                                      </w:rPr>
                                    </m:ctrlPr>
                                  </m:accPr>
                                  <m:e>
                                    <m:r>
                                      <w:rPr>
                                        <w:rFonts w:ascii="Cambria Math" w:hAnsi="Cambria Math"/>
                                      </w:rPr>
                                      <m:t>γ</m:t>
                                    </m:r>
                                  </m:e>
                                </m:acc>
                              </m:e>
                            </m:mr>
                          </m:m>
                        </m:e>
                        <m:e>
                          <m:m>
                            <m:mPr>
                              <m:mcs>
                                <m:mc>
                                  <m:mcPr>
                                    <m:count m:val="1"/>
                                    <m:mcJc m:val="center"/>
                                  </m:mcPr>
                                </m:mc>
                              </m:mcs>
                              <m:ctrlPr>
                                <w:rPr>
                                  <w:rFonts w:ascii="Cambria Math" w:hAnsi="Cambria Math"/>
                                </w:rPr>
                              </m:ctrlPr>
                            </m:mPr>
                            <m:mr>
                              <m:e>
                                <m:r>
                                  <w:rPr>
                                    <w:rFonts w:ascii="Cambria Math" w:hAnsi="Cambria Math"/>
                                  </w:rPr>
                                  <m:t>γ</m:t>
                                </m:r>
                                <m:acc>
                                  <m:accPr>
                                    <m:chr m:val="̅"/>
                                    <m:ctrlPr>
                                      <w:rPr>
                                        <w:rFonts w:ascii="Cambria Math" w:hAnsi="Cambria Math"/>
                                      </w:rPr>
                                    </m:ctrlPr>
                                  </m:accPr>
                                  <m:e>
                                    <m:r>
                                      <w:rPr>
                                        <w:rFonts w:ascii="Cambria Math" w:hAnsi="Cambria Math"/>
                                      </w:rPr>
                                      <m:t>δ</m:t>
                                    </m:r>
                                  </m:e>
                                </m:acc>
                              </m:e>
                            </m:mr>
                            <m:mr>
                              <m:e>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e>
                                    </m:d>
                                  </m:e>
                                  <m:sup>
                                    <m:r>
                                      <m:rPr>
                                        <m:sty m:val="p"/>
                                      </m:rPr>
                                      <w:rPr>
                                        <w:rFonts w:ascii="Cambria Math" w:hAnsi="Cambria Math"/>
                                      </w:rPr>
                                      <m:t>2</m:t>
                                    </m:r>
                                  </m:sup>
                                </m:sSup>
                              </m:e>
                            </m:mr>
                          </m:m>
                        </m:e>
                      </m:mr>
                    </m:m>
                  </m:e>
                </m:mr>
              </m:m>
            </m:e>
          </m:d>
        </m:oMath>
      </m:oMathPara>
    </w:p>
    <w:p w14:paraId="191CE033" w14:textId="57691BAB" w:rsidR="00F8537C" w:rsidRDefault="00DB363B" w:rsidP="00DB363B">
      <w:r>
        <w:t>Finally,</w:t>
      </w:r>
      <w:r w:rsidR="00FF45EF">
        <w:t xml:space="preserve"> because</w:t>
      </w:r>
      <w:r w:rsidR="00F8537C">
        <w:t xml:space="preserve"> it </w:t>
      </w:r>
      <w:r w:rsidR="00FF45EF">
        <w:t xml:space="preserve">is </w:t>
      </w:r>
      <w:r w:rsidR="00F8537C">
        <w:t xml:space="preserve">possible to entangle more than 2 qubits, here is the general formulation of an n-quibit entangled quantum state </w:t>
      </w:r>
      <m:oMath>
        <m:d>
          <m:dPr>
            <m:begChr m:val=""/>
            <m:endChr m:val="⟩"/>
            <m:ctrlPr>
              <w:rPr>
                <w:rFonts w:ascii="Cambria Math" w:eastAsia="Times New Roman" w:hAnsi="Cambria Math" w:cs="Times New Roman"/>
                <w:i/>
                <w:kern w:val="0"/>
                <w:lang w:val="en-FR" w:eastAsia="en-GB"/>
                <w14:ligatures w14:val="none"/>
              </w:rPr>
            </m:ctrlPr>
          </m:dPr>
          <m:e>
            <m:d>
              <m:dPr>
                <m:begChr m:val="|"/>
                <m:endChr m:val=""/>
                <m:ctrlPr>
                  <w:rPr>
                    <w:rFonts w:ascii="Cambria Math" w:eastAsia="Times New Roman" w:hAnsi="Cambria Math" w:cs="Times New Roman"/>
                    <w:i/>
                    <w:kern w:val="0"/>
                    <w:lang w:val="en-FR" w:eastAsia="en-GB"/>
                    <w14:ligatures w14:val="none"/>
                  </w:rPr>
                </m:ctrlPr>
              </m:dPr>
              <m:e>
                <m:r>
                  <m:rPr>
                    <m:sty m:val="p"/>
                  </m:rPr>
                  <w:rPr>
                    <w:rFonts w:ascii="Cambria Math" w:hAnsi="Cambria Math"/>
                  </w:rPr>
                  <m:t>Ψ</m:t>
                </m:r>
              </m:e>
            </m:d>
          </m:e>
        </m:d>
      </m:oMath>
      <w:r w:rsidR="00F8537C">
        <w:t>:</w:t>
      </w:r>
    </w:p>
    <w:p w14:paraId="7568C688" w14:textId="63166B13" w:rsidR="00FA4866" w:rsidRPr="00FA4866" w:rsidRDefault="00000000" w:rsidP="00FA4866">
      <w:pPr>
        <w:pStyle w:val="p2"/>
        <w:rPr>
          <w:rFonts w:asciiTheme="majorBidi" w:eastAsiaTheme="minorEastAsia" w:hAnsiTheme="majorBidi" w:cstheme="majorBidi"/>
        </w:rPr>
      </w:pPr>
      <m:oMathPara>
        <m:oMath>
          <m:eqArr>
            <m:eqArrPr>
              <m:maxDist m:val="1"/>
              <m:ctrlPr>
                <w:rPr>
                  <w:rFonts w:ascii="Cambria Math" w:hAnsi="Cambria Math"/>
                  <w:i/>
                </w:rPr>
              </m:ctrlPr>
            </m:eqArrPr>
            <m:e>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Ψ</m:t>
                      </m:r>
                    </m:e>
                  </m:d>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sup>
                <m:e>
                  <m:sSub>
                    <m:sSubPr>
                      <m:ctrlPr>
                        <w:rPr>
                          <w:rFonts w:ascii="Cambria Math" w:hAnsi="Cambria Math"/>
                          <w:i/>
                        </w:rPr>
                      </m:ctrlPr>
                    </m:sSubPr>
                    <m:e>
                      <m:r>
                        <w:rPr>
                          <w:rFonts w:ascii="Cambria Math" w:hAnsi="Cambria Math"/>
                        </w:rPr>
                        <m:t>α</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i</m:t>
                      </m:r>
                    </m:e>
                  </m:d>
                </m:e>
              </m:d>
              <m:r>
                <w:rPr>
                  <w:rFonts w:ascii="Cambria Math" w:hAnsi="Cambria Math"/>
                </w:rPr>
                <m:t xml:space="preserve"> #</m:t>
              </m:r>
              <m:d>
                <m:dPr>
                  <m:ctrlPr>
                    <w:rPr>
                      <w:rFonts w:ascii="Cambria Math" w:hAnsi="Cambria Math"/>
                      <w:i/>
                    </w:rPr>
                  </m:ctrlPr>
                </m:dPr>
                <m:e>
                  <m:r>
                    <w:rPr>
                      <w:rFonts w:ascii="Cambria Math" w:hAnsi="Cambria Math"/>
                    </w:rPr>
                    <m:t>6</m:t>
                  </m:r>
                </m:e>
              </m:d>
            </m:e>
          </m:eqArr>
        </m:oMath>
      </m:oMathPara>
    </w:p>
    <w:p w14:paraId="0DDE4549" w14:textId="517EA8EF" w:rsidR="00F8537C" w:rsidRPr="00FF45EF" w:rsidRDefault="00086F90" w:rsidP="00667BA7">
      <w:pPr>
        <w:pStyle w:val="p1"/>
        <w:spacing w:after="0" w:afterAutospacing="0"/>
        <w:jc w:val="both"/>
        <w:rPr>
          <w:rStyle w:val="s1"/>
          <w:rFonts w:asciiTheme="majorBidi" w:eastAsiaTheme="minorEastAsia" w:hAnsiTheme="majorBidi" w:cstheme="majorBidi"/>
          <w:i/>
          <w:iCs/>
        </w:rPr>
      </w:pPr>
      <w:r w:rsidRPr="00FF45EF">
        <w:rPr>
          <w:rStyle w:val="s1"/>
          <w:rFonts w:asciiTheme="majorBidi" w:eastAsiaTheme="minorEastAsia" w:hAnsiTheme="majorBidi" w:cstheme="majorBidi"/>
          <w:i/>
          <w:iCs/>
        </w:rPr>
        <w:t xml:space="preserve">with </w:t>
      </w:r>
      <m:oMath>
        <m:d>
          <m:dPr>
            <m:begChr m:val=""/>
            <m:endChr m:val="⟩"/>
            <m:ctrlPr>
              <w:rPr>
                <w:rStyle w:val="s1"/>
                <w:rFonts w:ascii="Cambria Math" w:eastAsiaTheme="minorEastAsia" w:hAnsi="Cambria Math" w:cstheme="majorBidi"/>
                <w:i/>
                <w:iCs/>
              </w:rPr>
            </m:ctrlPr>
          </m:dPr>
          <m:e>
            <m:d>
              <m:dPr>
                <m:begChr m:val="|"/>
                <m:endChr m:val=""/>
                <m:ctrlPr>
                  <w:rPr>
                    <w:rStyle w:val="s1"/>
                    <w:rFonts w:ascii="Cambria Math" w:eastAsiaTheme="minorEastAsia" w:hAnsi="Cambria Math" w:cstheme="majorBidi"/>
                    <w:i/>
                    <w:iCs/>
                  </w:rPr>
                </m:ctrlPr>
              </m:dPr>
              <m:e>
                <m:r>
                  <w:rPr>
                    <w:rStyle w:val="s1"/>
                    <w:rFonts w:ascii="Cambria Math" w:eastAsiaTheme="minorEastAsia" w:hAnsi="Cambria Math" w:cstheme="majorBidi"/>
                  </w:rPr>
                  <m:t>i</m:t>
                </m:r>
              </m:e>
            </m:d>
          </m:e>
        </m:d>
      </m:oMath>
      <w:r w:rsidRPr="00FF45EF">
        <w:rPr>
          <w:rStyle w:val="s1"/>
          <w:rFonts w:asciiTheme="majorBidi" w:eastAsiaTheme="minorEastAsia" w:hAnsiTheme="majorBidi" w:cstheme="majorBidi"/>
          <w:i/>
          <w:iCs/>
        </w:rPr>
        <w:t xml:space="preserve"> the </w:t>
      </w:r>
      <m:oMath>
        <m:sSup>
          <m:sSupPr>
            <m:ctrlPr>
              <w:rPr>
                <w:rStyle w:val="s1"/>
                <w:rFonts w:ascii="Cambria Math" w:eastAsiaTheme="minorEastAsia" w:hAnsi="Cambria Math" w:cstheme="majorBidi"/>
                <w:i/>
                <w:iCs/>
              </w:rPr>
            </m:ctrlPr>
          </m:sSupPr>
          <m:e>
            <m:r>
              <w:rPr>
                <w:rStyle w:val="s1"/>
                <w:rFonts w:ascii="Cambria Math" w:eastAsiaTheme="minorEastAsia" w:hAnsi="Cambria Math" w:cstheme="majorBidi"/>
              </w:rPr>
              <m:t>2</m:t>
            </m:r>
          </m:e>
          <m:sup>
            <m:r>
              <w:rPr>
                <w:rStyle w:val="s1"/>
                <w:rFonts w:ascii="Cambria Math" w:eastAsiaTheme="minorEastAsia" w:hAnsi="Cambria Math" w:cstheme="majorBidi"/>
              </w:rPr>
              <m:t>n</m:t>
            </m:r>
          </m:sup>
        </m:sSup>
      </m:oMath>
      <w:r w:rsidRPr="00FF45EF">
        <w:rPr>
          <w:rStyle w:val="s1"/>
          <w:rFonts w:asciiTheme="majorBidi" w:eastAsiaTheme="minorEastAsia" w:hAnsiTheme="majorBidi" w:cstheme="majorBidi"/>
          <w:i/>
          <w:iCs/>
        </w:rPr>
        <w:t xml:space="preserve"> combinations</w:t>
      </w:r>
      <w:r w:rsidR="00F8537C" w:rsidRPr="00FF45EF">
        <w:rPr>
          <w:rStyle w:val="s1"/>
          <w:rFonts w:asciiTheme="majorBidi" w:eastAsiaTheme="minorEastAsia" w:hAnsiTheme="majorBidi" w:cstheme="majorBidi"/>
          <w:i/>
          <w:iCs/>
        </w:rPr>
        <w:t xml:space="preserve"> </w:t>
      </w:r>
      <w:r w:rsidRPr="00FF45EF">
        <w:rPr>
          <w:rStyle w:val="s1"/>
          <w:rFonts w:asciiTheme="majorBidi" w:eastAsiaTheme="minorEastAsia" w:hAnsiTheme="majorBidi" w:cstheme="majorBidi"/>
          <w:i/>
          <w:iCs/>
        </w:rPr>
        <w:t xml:space="preserve">of </w:t>
      </w:r>
      <w:r w:rsidR="00F8537C" w:rsidRPr="00FF45EF">
        <w:rPr>
          <w:rStyle w:val="s1"/>
          <w:rFonts w:asciiTheme="majorBidi" w:eastAsiaTheme="minorEastAsia" w:hAnsiTheme="majorBidi" w:cstheme="majorBidi"/>
          <w:i/>
          <w:iCs/>
        </w:rPr>
        <w:t>basis states</w:t>
      </w:r>
      <w:r w:rsidR="00FF45EF">
        <w:rPr>
          <w:rStyle w:val="s1"/>
          <w:rFonts w:asciiTheme="majorBidi" w:eastAsiaTheme="minorEastAsia" w:hAnsiTheme="majorBidi" w:cstheme="majorBidi"/>
          <w:i/>
          <w:iCs/>
        </w:rPr>
        <w:t xml:space="preserve"> (</w:t>
      </w:r>
      <m:oMath>
        <m:d>
          <m:dPr>
            <m:begChr m:val=""/>
            <m:endChr m:val="⟩"/>
            <m:ctrlPr>
              <w:rPr>
                <w:rStyle w:val="s1"/>
                <w:rFonts w:ascii="Cambria Math" w:eastAsiaTheme="minorEastAsia" w:hAnsi="Cambria Math" w:cstheme="majorBidi"/>
                <w:i/>
                <w:iCs/>
              </w:rPr>
            </m:ctrlPr>
          </m:dPr>
          <m:e>
            <m:d>
              <m:dPr>
                <m:begChr m:val="|"/>
                <m:endChr m:val=""/>
                <m:ctrlPr>
                  <w:rPr>
                    <w:rStyle w:val="s1"/>
                    <w:rFonts w:ascii="Cambria Math" w:eastAsiaTheme="minorEastAsia" w:hAnsi="Cambria Math" w:cstheme="majorBidi"/>
                    <w:i/>
                    <w:iCs/>
                  </w:rPr>
                </m:ctrlPr>
              </m:dPr>
              <m:e>
                <m:r>
                  <w:rPr>
                    <w:rStyle w:val="s1"/>
                    <w:rFonts w:ascii="Cambria Math" w:eastAsiaTheme="minorEastAsia" w:hAnsi="Cambria Math" w:cstheme="majorBidi"/>
                  </w:rPr>
                  <m:t>00…0</m:t>
                </m:r>
              </m:e>
            </m:d>
          </m:e>
        </m:d>
      </m:oMath>
      <w:r w:rsidR="00FF45EF">
        <w:rPr>
          <w:rStyle w:val="s1"/>
          <w:rFonts w:asciiTheme="majorBidi" w:eastAsiaTheme="minorEastAsia" w:hAnsiTheme="majorBidi" w:cstheme="majorBidi"/>
          <w:i/>
          <w:iCs/>
        </w:rPr>
        <w:t xml:space="preserve">, </w:t>
      </w:r>
      <m:oMath>
        <m:d>
          <m:dPr>
            <m:begChr m:val=""/>
            <m:endChr m:val="⟩"/>
            <m:ctrlPr>
              <w:rPr>
                <w:rStyle w:val="s1"/>
                <w:rFonts w:ascii="Cambria Math" w:eastAsiaTheme="minorEastAsia" w:hAnsi="Cambria Math" w:cstheme="majorBidi"/>
                <w:i/>
                <w:iCs/>
              </w:rPr>
            </m:ctrlPr>
          </m:dPr>
          <m:e>
            <m:d>
              <m:dPr>
                <m:begChr m:val="|"/>
                <m:endChr m:val=""/>
                <m:ctrlPr>
                  <w:rPr>
                    <w:rStyle w:val="s1"/>
                    <w:rFonts w:ascii="Cambria Math" w:eastAsiaTheme="minorEastAsia" w:hAnsi="Cambria Math" w:cstheme="majorBidi"/>
                    <w:i/>
                    <w:iCs/>
                  </w:rPr>
                </m:ctrlPr>
              </m:dPr>
              <m:e>
                <m:r>
                  <w:rPr>
                    <w:rStyle w:val="s1"/>
                    <w:rFonts w:ascii="Cambria Math" w:eastAsiaTheme="minorEastAsia" w:hAnsi="Cambria Math" w:cstheme="majorBidi"/>
                  </w:rPr>
                  <m:t>00…1</m:t>
                </m:r>
              </m:e>
            </m:d>
          </m:e>
        </m:d>
      </m:oMath>
      <w:r w:rsidR="00FF45EF">
        <w:rPr>
          <w:rStyle w:val="s1"/>
          <w:rFonts w:asciiTheme="majorBidi" w:eastAsiaTheme="minorEastAsia" w:hAnsiTheme="majorBidi" w:cstheme="majorBidi"/>
          <w:i/>
          <w:iCs/>
        </w:rPr>
        <w:t xml:space="preserve">, …, </w:t>
      </w:r>
      <m:oMath>
        <m:d>
          <m:dPr>
            <m:begChr m:val=""/>
            <m:endChr m:val="⟩"/>
            <m:ctrlPr>
              <w:rPr>
                <w:rStyle w:val="s1"/>
                <w:rFonts w:ascii="Cambria Math" w:eastAsiaTheme="minorEastAsia" w:hAnsi="Cambria Math" w:cstheme="majorBidi"/>
                <w:i/>
                <w:iCs/>
              </w:rPr>
            </m:ctrlPr>
          </m:dPr>
          <m:e>
            <m:d>
              <m:dPr>
                <m:begChr m:val="|"/>
                <m:endChr m:val=""/>
                <m:ctrlPr>
                  <w:rPr>
                    <w:rStyle w:val="s1"/>
                    <w:rFonts w:ascii="Cambria Math" w:eastAsiaTheme="minorEastAsia" w:hAnsi="Cambria Math" w:cstheme="majorBidi"/>
                    <w:i/>
                    <w:iCs/>
                  </w:rPr>
                </m:ctrlPr>
              </m:dPr>
              <m:e>
                <m:r>
                  <w:rPr>
                    <w:rStyle w:val="s1"/>
                    <w:rFonts w:ascii="Cambria Math" w:eastAsiaTheme="minorEastAsia" w:hAnsi="Cambria Math" w:cstheme="majorBidi"/>
                  </w:rPr>
                  <m:t>11…1</m:t>
                </m:r>
              </m:e>
            </m:d>
          </m:e>
        </m:d>
      </m:oMath>
      <w:r w:rsidR="00FF45EF">
        <w:rPr>
          <w:rStyle w:val="s1"/>
          <w:rFonts w:asciiTheme="majorBidi" w:eastAsiaTheme="minorEastAsia" w:hAnsiTheme="majorBidi" w:cstheme="majorBidi"/>
          <w:i/>
          <w:iCs/>
        </w:rPr>
        <w:t>)</w:t>
      </w:r>
    </w:p>
    <w:p w14:paraId="56386BF0" w14:textId="0323C998" w:rsidR="00F8537C" w:rsidRPr="00FF45EF" w:rsidRDefault="00FF45EF" w:rsidP="00667BA7">
      <w:pPr>
        <w:pStyle w:val="p1"/>
        <w:spacing w:before="0" w:beforeAutospacing="0"/>
        <w:ind w:firstLine="567"/>
        <w:jc w:val="both"/>
        <w:rPr>
          <w:i/>
          <w:iCs/>
        </w:rPr>
      </w:pPr>
      <w:r w:rsidRPr="00FF45EF">
        <w:rPr>
          <w:i/>
          <w:iCs/>
        </w:rPr>
        <w:t xml:space="preserve">and </w:t>
      </w:r>
      <m:oMath>
        <m:sSub>
          <m:sSubPr>
            <m:ctrlPr>
              <w:rPr>
                <w:rFonts w:ascii="Cambria Math" w:hAnsi="Cambria Math"/>
                <w:i/>
                <w:iCs/>
              </w:rPr>
            </m:ctrlPr>
          </m:sSubPr>
          <m:e>
            <m:r>
              <w:rPr>
                <w:rFonts w:ascii="Cambria Math" w:hAnsi="Cambria Math"/>
              </w:rPr>
              <m:t>α</m:t>
            </m:r>
          </m:e>
          <m:sub>
            <m:r>
              <w:rPr>
                <w:rFonts w:ascii="Cambria Math" w:hAnsi="Cambria Math"/>
              </w:rPr>
              <m:t>i</m:t>
            </m:r>
          </m:sub>
        </m:sSub>
        <m:r>
          <m:rPr>
            <m:scr m:val="double-struck"/>
          </m:rPr>
          <w:rPr>
            <w:rFonts w:ascii="Cambria Math" w:hAnsi="Cambria Math"/>
          </w:rPr>
          <m:t>∈ C :</m:t>
        </m:r>
        <m:nary>
          <m:naryPr>
            <m:chr m:val="∑"/>
            <m:limLoc m:val="undOvr"/>
            <m:ctrlPr>
              <w:rPr>
                <w:rFonts w:ascii="Cambria Math" w:hAnsi="Cambria Math"/>
                <w:i/>
                <w:iCs/>
              </w:rPr>
            </m:ctrlPr>
          </m:naryPr>
          <m:sub>
            <m:r>
              <w:rPr>
                <w:rFonts w:ascii="Cambria Math" w:hAnsi="Cambria Math"/>
              </w:rPr>
              <m:t>i=0</m:t>
            </m:r>
          </m:sub>
          <m:sup>
            <m:sSup>
              <m:sSupPr>
                <m:ctrlPr>
                  <w:rPr>
                    <w:rFonts w:ascii="Cambria Math" w:hAnsi="Cambria Math"/>
                    <w:i/>
                    <w:iCs/>
                  </w:rPr>
                </m:ctrlPr>
              </m:sSupPr>
              <m:e>
                <m:r>
                  <w:rPr>
                    <w:rFonts w:ascii="Cambria Math" w:hAnsi="Cambria Math"/>
                  </w:rPr>
                  <m:t>2</m:t>
                </m:r>
              </m:e>
              <m:sup>
                <m:r>
                  <w:rPr>
                    <w:rFonts w:ascii="Cambria Math" w:hAnsi="Cambria Math"/>
                  </w:rPr>
                  <m:t>n</m:t>
                </m:r>
              </m:sup>
            </m:sSup>
            <m:r>
              <w:rPr>
                <w:rFonts w:ascii="Cambria Math" w:hAnsi="Cambria Math"/>
              </w:rPr>
              <m:t>-1</m:t>
            </m:r>
          </m:sup>
          <m:e>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α</m:t>
                        </m:r>
                      </m:e>
                      <m:sub>
                        <m:r>
                          <w:rPr>
                            <w:rFonts w:ascii="Cambria Math" w:hAnsi="Cambria Math"/>
                          </w:rPr>
                          <m:t>i</m:t>
                        </m:r>
                      </m:sub>
                    </m:sSub>
                  </m:e>
                </m:d>
              </m:e>
              <m:sup>
                <m:r>
                  <w:rPr>
                    <w:rFonts w:ascii="Cambria Math" w:hAnsi="Cambria Math"/>
                  </w:rPr>
                  <m:t>2</m:t>
                </m:r>
              </m:sup>
            </m:sSup>
            <m:r>
              <w:rPr>
                <w:rFonts w:ascii="Cambria Math" w:hAnsi="Cambria Math"/>
              </w:rPr>
              <m:t>=1</m:t>
            </m:r>
          </m:e>
        </m:nary>
      </m:oMath>
    </w:p>
    <w:p w14:paraId="0062F180" w14:textId="76780D4A" w:rsidR="00A95EED" w:rsidRDefault="00FF45EF" w:rsidP="004D6AFE">
      <w:r w:rsidRPr="00FF45EF">
        <w:t xml:space="preserve">Having established the mathematical representation of </w:t>
      </w:r>
      <w:r w:rsidR="00E95B1B">
        <w:t xml:space="preserve">both </w:t>
      </w:r>
      <w:r w:rsidR="00E95B1B" w:rsidRPr="00FF45EF">
        <w:t xml:space="preserve">separable </w:t>
      </w:r>
      <w:r w:rsidR="00E95B1B">
        <w:t>and</w:t>
      </w:r>
      <w:r w:rsidR="00E95B1B" w:rsidRPr="00FF45EF">
        <w:t xml:space="preserve"> entangled </w:t>
      </w:r>
      <w:r w:rsidRPr="00FF45EF">
        <w:t>quantum states</w:t>
      </w:r>
      <w:r w:rsidR="00E95B1B">
        <w:t>, t</w:t>
      </w:r>
      <w:r w:rsidRPr="00FF45EF">
        <w:t>he next step is to introduce the dynamic evolution of these systems. Quantum computing is not limited to static state descriptions</w:t>
      </w:r>
      <w:r w:rsidR="00E95B1B">
        <w:t xml:space="preserve"> but</w:t>
      </w:r>
      <w:r w:rsidRPr="00FF45EF">
        <w:t xml:space="preserve"> fundamentally relies on the application of quantum gates that drive the evolution of states through unitary transformations.</w:t>
      </w:r>
      <w:r>
        <w:t xml:space="preserve"> </w:t>
      </w:r>
      <w:r w:rsidR="00D41F63" w:rsidRPr="00D41F63">
        <w:t xml:space="preserve">Quantum gates are unitary transformations that evolve the state over time. They may act locally on individual </w:t>
      </w:r>
      <w:r w:rsidR="00D41F63" w:rsidRPr="00D41F63">
        <w:t>qubits or globally across multiple qubits, creating entanglement and changing the system’s density matrix.</w:t>
      </w:r>
    </w:p>
    <w:p w14:paraId="18FDBEE5" w14:textId="77777777" w:rsidR="00A95EED" w:rsidRDefault="00A95EED" w:rsidP="00A95EED">
      <w:pPr>
        <w:pStyle w:val="Heading1"/>
      </w:pPr>
      <w:bookmarkStart w:id="14" w:name="_Toc205548964"/>
      <w:r>
        <w:t>Applying quantum gates</w:t>
      </w:r>
      <w:bookmarkEnd w:id="14"/>
    </w:p>
    <w:p w14:paraId="1C89DDB3" w14:textId="4D063BD0" w:rsidR="00F51B89" w:rsidRDefault="00F51B89" w:rsidP="00FA4866">
      <w:r w:rsidRPr="00F51B89">
        <w:t>Quantum gates are the building blocks of quantum computation, analogous to logic gates in classical circuits. However, unlike their classical counterparts, quantum gates operate on continuous complex</w:t>
      </w:r>
      <w:r w:rsidR="00E95B1B">
        <w:t xml:space="preserve"> </w:t>
      </w:r>
      <w:r w:rsidRPr="00F51B89">
        <w:t>amplitudes, often acting on superpositions and entangl</w:t>
      </w:r>
      <w:r w:rsidR="00E95B1B">
        <w:t>ed</w:t>
      </w:r>
      <w:r w:rsidRPr="00F51B89">
        <w:t xml:space="preserve"> qubits in the process. These gates are represented by unitary matrices that preserve the total probability of the system and can act on individual qubits or across multiple qubits simultaneously. Their action transforms the state vector of a qubit</w:t>
      </w:r>
      <w:r>
        <w:t xml:space="preserve">, </w:t>
      </w:r>
      <w:r w:rsidRPr="00F51B89">
        <w:t>or a system of qubits</w:t>
      </w:r>
      <w:r>
        <w:t>,</w:t>
      </w:r>
      <w:r w:rsidRPr="00F51B89">
        <w:t xml:space="preserve"> via matrix multiplication, altering both the amplitudes and phase relationships within the state. Some gates, such as the Hadamard</w:t>
      </w:r>
      <w:r w:rsidR="00E95B1B">
        <w:t xml:space="preserve"> gate</w:t>
      </w:r>
      <w:r w:rsidRPr="00F51B89">
        <w:t>, create superpositions; others, like the controlled</w:t>
      </w:r>
      <w:r w:rsidR="00FA4866">
        <w:t xml:space="preserve"> </w:t>
      </w:r>
      <w:r w:rsidRPr="00F51B89">
        <w:t>NOT (CNOT), are essential for entanglement. Studying how these gates affect quantum states</w:t>
      </w:r>
      <w:r w:rsidR="003651F5">
        <w:t xml:space="preserve"> </w:t>
      </w:r>
      <w:r w:rsidRPr="00F51B89">
        <w:t xml:space="preserve">provides critical insight into quantum dynamics and is </w:t>
      </w:r>
      <w:r w:rsidR="003651F5">
        <w:t xml:space="preserve">a </w:t>
      </w:r>
      <w:r w:rsidR="003651F5" w:rsidRPr="003651F5">
        <w:rPr>
          <w:i/>
          <w:iCs/>
        </w:rPr>
        <w:t>sine qua non</w:t>
      </w:r>
      <w:r w:rsidR="003651F5">
        <w:t xml:space="preserve"> condition</w:t>
      </w:r>
      <w:r w:rsidRPr="00F51B89">
        <w:t xml:space="preserve"> for building optimi</w:t>
      </w:r>
      <w:r w:rsidR="00CA6BD2">
        <w:t>s</w:t>
      </w:r>
      <w:r w:rsidRPr="00F51B89">
        <w:t xml:space="preserve">ation algorithms. </w:t>
      </w:r>
    </w:p>
    <w:p w14:paraId="5B14DAAF" w14:textId="0C8579FA" w:rsidR="00F51B89" w:rsidRDefault="00F51B89" w:rsidP="00541967">
      <w:pPr>
        <w:pStyle w:val="Heading2"/>
        <w:spacing w:before="180" w:after="100"/>
      </w:pPr>
      <w:bookmarkStart w:id="15" w:name="_Toc205548965"/>
      <w:r>
        <w:t>General matrix representation of gates</w:t>
      </w:r>
      <w:bookmarkEnd w:id="15"/>
    </w:p>
    <w:p w14:paraId="54D91503" w14:textId="55EB699B" w:rsidR="00F51B89" w:rsidRDefault="00F51B89" w:rsidP="00541967">
      <w:pPr>
        <w:spacing w:after="180"/>
      </w:pPr>
      <w:r>
        <w:t xml:space="preserve">A quantum gate is a unitary matrix </w:t>
      </w:r>
      <m:oMath>
        <m:r>
          <w:rPr>
            <w:rFonts w:ascii="Cambria Math" w:hAnsi="Cambria Math"/>
          </w:rPr>
          <m:t>U∈</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2n</m:t>
            </m:r>
          </m:sub>
        </m:sSub>
        <m:r>
          <m:rPr>
            <m:scr m:val="double-struck"/>
            <m:sty m:val="p"/>
          </m:rPr>
          <w:rPr>
            <w:rFonts w:ascii="Cambria Math" w:hAnsi="Cambria Math"/>
          </w:rPr>
          <m:t>(C</m:t>
        </m:r>
      </m:oMath>
      <w:r w:rsidR="00BD54C5">
        <w:t>)</w:t>
      </w:r>
      <w:r>
        <w:t xml:space="preserve">, where </w:t>
      </w:r>
      <m:oMath>
        <m:r>
          <w:rPr>
            <w:rFonts w:ascii="Cambria Math" w:hAnsi="Cambria Math"/>
          </w:rPr>
          <m:t>n</m:t>
        </m:r>
      </m:oMath>
      <w:r>
        <w:t xml:space="preserve"> is the number of qubits the gate acts on. For a single qubit, this matrix is of size 2, and the gate acts on </w:t>
      </w:r>
      <w:r w:rsidR="00BD54C5">
        <w:t>the</w:t>
      </w:r>
      <w:r>
        <w:t xml:space="preserve"> state vector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oMath>
      <w:r w:rsidR="00BD54C5">
        <w:rPr>
          <w:rStyle w:val="s1"/>
          <w:rFonts w:eastAsiaTheme="minorEastAsia"/>
        </w:rPr>
        <w:t xml:space="preserve"> </w:t>
      </w:r>
      <w:r>
        <w:t>as:</w:t>
      </w:r>
    </w:p>
    <w:p w14:paraId="79789003" w14:textId="3850ECCA" w:rsidR="00F51B89" w:rsidRDefault="00000000" w:rsidP="00BD54C5">
      <m:oMathPara>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r>
                <w:rPr>
                  <w:rStyle w:val="s1"/>
                  <w:rFonts w:ascii="Cambria Math" w:eastAsiaTheme="majorEastAsia" w:hAnsi="Cambria Math"/>
                </w:rPr>
                <m:t>'</m:t>
              </m:r>
            </m:e>
          </m:d>
          <m:r>
            <w:rPr>
              <w:rStyle w:val="s1"/>
              <w:rFonts w:ascii="Cambria Math" w:eastAsiaTheme="majorEastAsia" w:hAnsi="Cambria Math"/>
            </w:rPr>
            <m:t>=U.</m:t>
          </m:r>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oMath>
      </m:oMathPara>
    </w:p>
    <w:p w14:paraId="40EEBB71" w14:textId="67B2A2D5" w:rsidR="00F51B89" w:rsidRDefault="00F51B89" w:rsidP="00BD54C5">
      <w:r>
        <w:t>To preserve the total probability, quantum gates must be unitary, meaning:</w:t>
      </w:r>
    </w:p>
    <w:p w14:paraId="0952E32A" w14:textId="77777777" w:rsidR="00BD54C5" w:rsidRDefault="00000000" w:rsidP="00BD54C5">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3B9600DC" w14:textId="195EE950" w:rsidR="00F51B89" w:rsidRDefault="000C7B4C" w:rsidP="00BD54C5">
      <w:r w:rsidRPr="000C7B4C">
        <w:t xml:space="preserve">For a multi-qubit system with no entanglement, the state of the system can be described as a </w:t>
      </w:r>
      <w:r>
        <w:t>Kronecker</w:t>
      </w:r>
      <w:r w:rsidRPr="000C7B4C">
        <w:t xml:space="preserve"> product of the states of individual qubits</w:t>
      </w:r>
      <w:r w:rsidR="00F51B89">
        <w:t>:</w:t>
      </w:r>
    </w:p>
    <w:p w14:paraId="4F3B3A56" w14:textId="2E39D7B3" w:rsidR="00FA4866" w:rsidRPr="00FA4866" w:rsidRDefault="00000000" w:rsidP="00FA4866">
      <w:pPr>
        <w:rPr>
          <w:rFonts w:eastAsiaTheme="minorEastAsia"/>
        </w:rPr>
      </w:pPr>
      <m:oMathPara>
        <m:oMath>
          <m:eqArr>
            <m:eqArrPr>
              <m:maxDist m:val="1"/>
              <m:ctrlPr>
                <w:rPr>
                  <w:rFonts w:ascii="Cambria Math" w:eastAsiaTheme="minorEastAsia" w:hAnsi="Cambria Math"/>
                  <w:i/>
                </w:rPr>
              </m:ctrlPr>
            </m:eqArrPr>
            <m:e>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7</m:t>
                  </m:r>
                </m:e>
              </m:d>
              <m:ctrlPr>
                <w:rPr>
                  <w:rFonts w:ascii="Cambria Math" w:hAnsi="Cambria Math"/>
                  <w:i/>
                </w:rPr>
              </m:ctrlPr>
            </m:e>
          </m:eqArr>
        </m:oMath>
      </m:oMathPara>
    </w:p>
    <w:p w14:paraId="20934235" w14:textId="78859238" w:rsidR="00471601" w:rsidRDefault="00471601" w:rsidP="00471601">
      <w:r>
        <w:t>In quantum computing, multi-qubit gates are fundamental</w:t>
      </w:r>
      <w:r w:rsidR="00FA4866">
        <w:t xml:space="preserve">. </w:t>
      </w:r>
      <w:r>
        <w:t xml:space="preserve">While single-qubit gates operate on </w:t>
      </w:r>
      <w:r>
        <w:lastRenderedPageBreak/>
        <w:t>one qubit and can be represented as 2x2 matrices, multi-qubit gates operate on multiple qubits and are represented by larger matrices</w:t>
      </w:r>
      <w:r w:rsidR="00FA4866">
        <w:t>.</w:t>
      </w:r>
    </w:p>
    <w:p w14:paraId="085EE8E5" w14:textId="1335675B" w:rsidR="00F51B89" w:rsidRDefault="00471601" w:rsidP="00471601">
      <w:r>
        <w:t>The Kronecker product can be used to construct multi-qubit gates from single-qubit gates</w:t>
      </w:r>
      <w:r w:rsidR="00FA4866">
        <w:t xml:space="preserve"> (Equation 7)</w:t>
      </w:r>
      <w:r>
        <w:t xml:space="preserve">, but multi-qubit gates like the CNOT gate involve interactions between the qubits that cannot be captured by a simple Kronecker product of single-qubit gates. These gates are essential for creating entanglement between qubits, which is a crucial resource in quantum computing. For </w:t>
      </w:r>
      <w:r w:rsidR="00F51B89">
        <w:t xml:space="preserve">a density matrix </w:t>
      </w:r>
      <m:oMath>
        <m:r>
          <w:rPr>
            <w:rFonts w:ascii="Cambria Math" w:hAnsi="Cambria Math"/>
          </w:rPr>
          <m:t>ρ</m:t>
        </m:r>
      </m:oMath>
      <w:r w:rsidR="00F51B89">
        <w:t>, the action of a gate is given by:</w:t>
      </w:r>
    </w:p>
    <w:p w14:paraId="2F9C84F2" w14:textId="19AB734C" w:rsidR="00F51B89" w:rsidRDefault="00000000" w:rsidP="00BD54C5">
      <m:oMathPara>
        <m:oMath>
          <m:sSup>
            <m:sSupPr>
              <m:ctrlPr>
                <w:rPr>
                  <w:rFonts w:ascii="Cambria Math" w:hAnsi="Cambria Math"/>
                  <w:i/>
                </w:rPr>
              </m:ctrlPr>
            </m:sSupPr>
            <m:e>
              <m:r>
                <w:rPr>
                  <w:rFonts w:ascii="Cambria Math" w:hAnsi="Cambria Math"/>
                </w:rPr>
                <m:t>ρ</m:t>
              </m:r>
            </m:e>
            <m:sup>
              <m:r>
                <w:rPr>
                  <w:rFonts w:ascii="Cambria Math" w:hAnsi="Cambria Math"/>
                </w:rPr>
                <m:t>'</m:t>
              </m:r>
            </m:sup>
          </m:sSup>
          <m:r>
            <w:rPr>
              <w:rFonts w:ascii="Cambria Math" w:hAnsi="Cambria Math"/>
            </w:rPr>
            <m:t>=U.ρ.</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FD88DFF" w14:textId="01CC2BBC" w:rsidR="00BD54C5" w:rsidRDefault="00F51B89" w:rsidP="00BD54C5">
      <w:r>
        <w:t>This preserves both trace and Hermitian properties and is key to simulating quantum dynamics using density matrices.</w:t>
      </w:r>
    </w:p>
    <w:p w14:paraId="53365332" w14:textId="1613E409" w:rsidR="00F51B89" w:rsidRDefault="00F51B89" w:rsidP="00541967">
      <w:pPr>
        <w:pStyle w:val="Heading2"/>
        <w:spacing w:before="180" w:after="100"/>
      </w:pPr>
      <w:bookmarkStart w:id="16" w:name="_Toc205548966"/>
      <w:r>
        <w:t>The Hadamard Gate</w:t>
      </w:r>
      <w:bookmarkEnd w:id="16"/>
    </w:p>
    <w:p w14:paraId="66229627" w14:textId="2F9E42F2" w:rsidR="00F51B89" w:rsidRDefault="00F51B89" w:rsidP="00F51B89">
      <w:r>
        <w:t xml:space="preserve">One of the most fundamental single-qubit gates is the Hadamard gate, which creates an equal superposition of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0</m:t>
                </m:r>
              </m:e>
            </m:d>
          </m:e>
        </m:d>
      </m:oMath>
      <w:r w:rsidR="003C62DA">
        <w:rPr>
          <w:rFonts w:eastAsiaTheme="minorEastAsia"/>
        </w:rPr>
        <w:t xml:space="preserve"> and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e>
            </m:d>
          </m:e>
        </m:d>
      </m:oMath>
      <w:r w:rsidR="003C62DA">
        <w:rPr>
          <w:rFonts w:eastAsiaTheme="minorEastAsia"/>
        </w:rPr>
        <w:t xml:space="preserve"> via the matrix described </w:t>
      </w:r>
      <w:r w:rsidR="007541A3" w:rsidRPr="007541A3">
        <w:rPr>
          <w:rFonts w:eastAsiaTheme="minorEastAsia"/>
          <w:i/>
          <w:iCs/>
        </w:rPr>
        <w:t>infra</w:t>
      </w:r>
      <w:r>
        <w:t>:</w:t>
      </w:r>
    </w:p>
    <w:p w14:paraId="2361A0BB" w14:textId="440E9E66" w:rsidR="00F51B89" w:rsidRDefault="003C62DA" w:rsidP="003C62DA">
      <m:oMathPara>
        <m:oMath>
          <m:r>
            <w:rPr>
              <w:rFonts w:ascii="Cambria Math" w:hAnsi="Cambria Math"/>
            </w:rPr>
            <m:t>H=</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oMath>
      </m:oMathPara>
    </w:p>
    <w:p w14:paraId="462682B1" w14:textId="66A347AD" w:rsidR="003C62DA" w:rsidRDefault="003C62DA" w:rsidP="00541967">
      <w:pPr>
        <w:spacing w:after="180"/>
      </w:pPr>
      <w:r>
        <w:t xml:space="preserve">The Hadamard gate is crucial because it transforms a qubit from a definite state into a superposition where both possibilities coexist with equal probability. This superposition is not just a random mix, it’s a coherent quantum state where interference can occur. </w:t>
      </w:r>
    </w:p>
    <w:p w14:paraId="21CDABAE" w14:textId="77777777" w:rsidR="00616ADC" w:rsidRDefault="003C62DA" w:rsidP="00616ADC">
      <w:r>
        <w:t xml:space="preserve">This ability to initialise qubits into a balanced superposition forms the starting point of many quantum algorithms. It allows the quantum computer to process a vast number of possible solutions in parallel, with their probability amplitudes evolving and interfering through subsequent gate operations. In optimisation problems, for example, the Hadamard gate spreads out the search across all possible solutions before the circuit begins to bias the state toward more favourable outcomes using cost-encoding operations. Without such a gate, the algorithm </w:t>
      </w:r>
      <w:r>
        <w:t>would lose this essential “global awareness” of the solution space that make</w:t>
      </w:r>
      <w:r w:rsidR="007541A3">
        <w:t>s</w:t>
      </w:r>
      <w:r>
        <w:t xml:space="preserve"> one key advantage of quantum computing.</w:t>
      </w:r>
    </w:p>
    <w:p w14:paraId="01DF2299" w14:textId="42E68D75" w:rsidR="009B0134" w:rsidRDefault="009B0134" w:rsidP="00616ADC">
      <w:pPr>
        <w:pStyle w:val="Heading2"/>
      </w:pPr>
      <w:bookmarkStart w:id="17" w:name="_Toc205548967"/>
      <w:r>
        <w:t>Rotation Gates and the Pauli Matrices</w:t>
      </w:r>
      <w:bookmarkEnd w:id="17"/>
    </w:p>
    <w:p w14:paraId="5354BE92" w14:textId="307EC696" w:rsidR="009B0134" w:rsidRDefault="009B0134" w:rsidP="009B0134">
      <w:r>
        <w:t>In addition to fixed gates like the Hadamard or CNOT, quantum computing relies heavily on rotation gates, which allow for continuous transformations of a qubit’s state around the Bloch sphere. These gates are essential in both circuit construction and algorithm design, especially when encoding cost functions or navigating the state space during optimi</w:t>
      </w:r>
      <w:r w:rsidR="00CA6BD2">
        <w:t>s</w:t>
      </w:r>
      <w:r>
        <w:t>ation.</w:t>
      </w:r>
    </w:p>
    <w:p w14:paraId="5FEF159F" w14:textId="5626A0B5" w:rsidR="009B0134" w:rsidRPr="009B0134" w:rsidRDefault="009B0134" w:rsidP="00541967">
      <w:pPr>
        <w:spacing w:after="120"/>
        <w:rPr>
          <w:rFonts w:eastAsiaTheme="minorEastAsia"/>
        </w:rPr>
      </w:pPr>
      <w:r>
        <w:t xml:space="preserve">A general rotation around an axis of the Bloch sphere </w:t>
      </w:r>
      <m:oMath>
        <m:r>
          <w:rPr>
            <w:rFonts w:ascii="Cambria Math" w:hAnsi="Cambria Math"/>
          </w:rPr>
          <m:t>σ∈</m:t>
        </m:r>
        <m:r>
          <m:rPr>
            <m:lit/>
          </m:rPr>
          <w:rPr>
            <w:rFonts w:ascii="Cambria Math" w:hAnsi="Cambria Math"/>
          </w:rPr>
          <m:t>{</m:t>
        </m:r>
        <m:r>
          <w:rPr>
            <w:rFonts w:ascii="Cambria Math" w:hAnsi="Cambria Math"/>
          </w:rPr>
          <m:t>X, Y, Z</m:t>
        </m:r>
        <m:r>
          <m:rPr>
            <m:lit/>
          </m:rPr>
          <w:rPr>
            <w:rFonts w:ascii="Cambria Math" w:hAnsi="Cambria Math"/>
          </w:rPr>
          <m:t>}</m:t>
        </m:r>
      </m:oMath>
      <w:r>
        <w:t xml:space="preserve"> by angle </w:t>
      </w:r>
      <m:oMath>
        <m:r>
          <w:rPr>
            <w:rFonts w:ascii="Cambria Math" w:hAnsi="Cambria Math"/>
          </w:rPr>
          <m:t>θ</m:t>
        </m:r>
      </m:oMath>
      <w:r>
        <w:t xml:space="preserve"> is given by:</w:t>
      </w:r>
    </w:p>
    <w:p w14:paraId="6C8D96E3" w14:textId="51FA79B4" w:rsidR="009B0134" w:rsidRDefault="00000000" w:rsidP="009B0134">
      <m:oMathPara>
        <m:oMath>
          <m:sSub>
            <m:sSubPr>
              <m:ctrlPr>
                <w:rPr>
                  <w:rFonts w:ascii="Cambria Math" w:hAnsi="Cambria Math"/>
                  <w:i/>
                </w:rPr>
              </m:ctrlPr>
            </m:sSubPr>
            <m:e>
              <m:r>
                <w:rPr>
                  <w:rFonts w:ascii="Cambria Math" w:hAnsi="Cambria Math"/>
                </w:rPr>
                <m:t>R</m:t>
              </m:r>
            </m:e>
            <m:sub>
              <m:r>
                <w:rPr>
                  <w:rFonts w:ascii="Cambria Math" w:hAnsi="Cambria Math"/>
                </w:rPr>
                <m:t>σ</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f>
                <m:fPr>
                  <m:ctrlPr>
                    <w:rPr>
                      <w:rFonts w:ascii="Cambria Math" w:hAnsi="Cambria Math"/>
                      <w:i/>
                    </w:rPr>
                  </m:ctrlPr>
                </m:fPr>
                <m:num>
                  <m:r>
                    <w:rPr>
                      <w:rFonts w:ascii="Cambria Math" w:hAnsi="Cambria Math"/>
                    </w:rPr>
                    <m:t>θ</m:t>
                  </m:r>
                </m:num>
                <m:den>
                  <m:r>
                    <w:rPr>
                      <w:rFonts w:ascii="Cambria Math" w:hAnsi="Cambria Math"/>
                    </w:rPr>
                    <m:t>2</m:t>
                  </m:r>
                </m:den>
              </m:f>
              <m:r>
                <w:rPr>
                  <w:rFonts w:ascii="Cambria Math" w:hAnsi="Cambria Math"/>
                </w:rPr>
                <m:t>σ</m:t>
              </m:r>
            </m:sup>
          </m:sSup>
        </m:oMath>
      </m:oMathPara>
    </w:p>
    <w:p w14:paraId="0EE26EBD" w14:textId="77777777" w:rsidR="009B0134" w:rsidRDefault="009B0134" w:rsidP="009B0134">
      <w:r>
        <w:t>The explicit matrix forms of these gates are:</w:t>
      </w:r>
    </w:p>
    <w:p w14:paraId="1FBF0E45" w14:textId="4CD07C58" w:rsidR="009B0134" w:rsidRDefault="009B0134" w:rsidP="009B0134">
      <w:pPr>
        <w:pStyle w:val="ListParagraph"/>
        <w:numPr>
          <w:ilvl w:val="0"/>
          <w:numId w:val="22"/>
        </w:numPr>
      </w:pPr>
      <w:r w:rsidRPr="00FA4866">
        <w:rPr>
          <w:u w:val="single"/>
        </w:rPr>
        <w:t>Rotation around X</w:t>
      </w:r>
      <w:r>
        <w:t>:</w:t>
      </w:r>
    </w:p>
    <w:p w14:paraId="2E0AB757" w14:textId="4D25D34A" w:rsidR="009B0134" w:rsidRPr="009B0134" w:rsidRDefault="00000000" w:rsidP="009B0134">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θ</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e>
                    <m:r>
                      <w:rPr>
                        <w:rFonts w:ascii="Cambria Math" w:hAnsi="Cambria Math"/>
                      </w:rPr>
                      <m:t>-i</m:t>
                    </m:r>
                    <m:func>
                      <m:funcPr>
                        <m:ctrlPr>
                          <w:rPr>
                            <w:rFonts w:ascii="Cambria Math" w:hAnsi="Cambria Math"/>
                            <w:i/>
                          </w:rPr>
                        </m:ctrlPr>
                      </m:funcPr>
                      <m:fName>
                        <m:r>
                          <m:rPr>
                            <m:sty m:val="p"/>
                          </m:rPr>
                          <w:rPr>
                            <w:rFonts w:ascii="Cambria Math" w:hAnsi="Cambria Math"/>
                          </w:rPr>
                          <m:t>sin</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mr>
                <m:mr>
                  <m:e>
                    <m:r>
                      <w:rPr>
                        <w:rFonts w:ascii="Cambria Math" w:hAnsi="Cambria Math"/>
                      </w:rPr>
                      <m:t>-i</m:t>
                    </m:r>
                    <m:func>
                      <m:funcPr>
                        <m:ctrlPr>
                          <w:rPr>
                            <w:rFonts w:ascii="Cambria Math" w:hAnsi="Cambria Math"/>
                            <w:i/>
                          </w:rPr>
                        </m:ctrlPr>
                      </m:funcPr>
                      <m:fName>
                        <m:r>
                          <m:rPr>
                            <m:sty m:val="p"/>
                          </m:rPr>
                          <w:rPr>
                            <w:rFonts w:ascii="Cambria Math" w:hAnsi="Cambria Math"/>
                          </w:rPr>
                          <m:t>sin</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e>
                    <m:func>
                      <m:funcPr>
                        <m:ctrlPr>
                          <w:rPr>
                            <w:rFonts w:ascii="Cambria Math" w:hAnsi="Cambria Math"/>
                            <w:i/>
                          </w:rPr>
                        </m:ctrlPr>
                      </m:funcPr>
                      <m:fName>
                        <m:r>
                          <m:rPr>
                            <m:sty m:val="p"/>
                          </m:rPr>
                          <w:rPr>
                            <w:rFonts w:ascii="Cambria Math" w:hAnsi="Cambria Math"/>
                          </w:rPr>
                          <m:t>cos</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mr>
              </m:m>
            </m:e>
          </m:d>
          <m:r>
            <w:rPr>
              <w:rFonts w:ascii="Cambria Math" w:hAnsi="Cambria Math"/>
            </w:rPr>
            <m:t xml:space="preserve"> </m:t>
          </m:r>
        </m:oMath>
      </m:oMathPara>
    </w:p>
    <w:p w14:paraId="316F0D3F" w14:textId="63D99A8B" w:rsidR="009B0134" w:rsidRPr="009B0134" w:rsidRDefault="009B0134" w:rsidP="009B0134">
      <w:pPr>
        <w:pStyle w:val="ListParagraph"/>
        <w:numPr>
          <w:ilvl w:val="0"/>
          <w:numId w:val="22"/>
        </w:numPr>
        <w:rPr>
          <w:rFonts w:eastAsiaTheme="minorEastAsia"/>
        </w:rPr>
      </w:pPr>
      <w:r w:rsidRPr="00FA4866">
        <w:rPr>
          <w:u w:val="single"/>
        </w:rPr>
        <w:t>Rotation around Y</w:t>
      </w:r>
      <w:r>
        <w:t>:</w:t>
      </w:r>
    </w:p>
    <w:p w14:paraId="790502FC" w14:textId="67992780" w:rsidR="009B0134" w:rsidRPr="009B0134" w:rsidRDefault="00000000" w:rsidP="009B0134">
      <m:oMathPara>
        <m:oMath>
          <m:sSub>
            <m:sSubPr>
              <m:ctrlPr>
                <w:rPr>
                  <w:rFonts w:ascii="Cambria Math" w:hAnsi="Cambria Math"/>
                  <w:i/>
                </w:rPr>
              </m:ctrlPr>
            </m:sSubPr>
            <m:e>
              <m:r>
                <w:rPr>
                  <w:rFonts w:ascii="Cambria Math" w:hAnsi="Cambria Math"/>
                </w:rPr>
                <m:t>R</m:t>
              </m:r>
            </m:e>
            <m:sub>
              <m:r>
                <w:rPr>
                  <w:rFonts w:ascii="Cambria Math" w:hAnsi="Cambria Math"/>
                </w:rPr>
                <m:t>Y</m:t>
              </m:r>
            </m:sub>
          </m:sSub>
          <m:d>
            <m:dPr>
              <m:ctrlPr>
                <w:rPr>
                  <w:rFonts w:ascii="Cambria Math" w:hAnsi="Cambria Math"/>
                  <w:i/>
                </w:rPr>
              </m:ctrlPr>
            </m:dPr>
            <m:e>
              <m:r>
                <w:rPr>
                  <w:rFonts w:ascii="Cambria Math" w:hAnsi="Cambria Math"/>
                </w:rPr>
                <m:t>θ</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mr>
                <m:mr>
                  <m:e>
                    <m:func>
                      <m:funcPr>
                        <m:ctrlPr>
                          <w:rPr>
                            <w:rFonts w:ascii="Cambria Math" w:hAnsi="Cambria Math"/>
                            <w:i/>
                          </w:rPr>
                        </m:ctrlPr>
                      </m:funcPr>
                      <m:fName>
                        <m:r>
                          <m:rPr>
                            <m:sty m:val="p"/>
                          </m:rPr>
                          <w:rPr>
                            <w:rFonts w:ascii="Cambria Math" w:hAnsi="Cambria Math"/>
                          </w:rPr>
                          <m:t>sin</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e>
                    <m:func>
                      <m:funcPr>
                        <m:ctrlPr>
                          <w:rPr>
                            <w:rFonts w:ascii="Cambria Math" w:hAnsi="Cambria Math"/>
                            <w:i/>
                          </w:rPr>
                        </m:ctrlPr>
                      </m:funcPr>
                      <m:fName>
                        <m:r>
                          <m:rPr>
                            <m:sty m:val="p"/>
                          </m:rPr>
                          <w:rPr>
                            <w:rFonts w:ascii="Cambria Math" w:hAnsi="Cambria Math"/>
                          </w:rPr>
                          <m:t>cos</m:t>
                        </m:r>
                      </m:fName>
                      <m:e>
                        <m:f>
                          <m:fPr>
                            <m:type m:val="lin"/>
                            <m:ctrlPr>
                              <w:rPr>
                                <w:rFonts w:ascii="Cambria Math" w:hAnsi="Cambria Math"/>
                                <w:i/>
                              </w:rPr>
                            </m:ctrlPr>
                          </m:fPr>
                          <m:num>
                            <m:r>
                              <w:rPr>
                                <w:rFonts w:ascii="Cambria Math" w:hAnsi="Cambria Math"/>
                              </w:rPr>
                              <m:t>θ</m:t>
                            </m:r>
                          </m:num>
                          <m:den>
                            <m:r>
                              <w:rPr>
                                <w:rFonts w:ascii="Cambria Math" w:hAnsi="Cambria Math"/>
                              </w:rPr>
                              <m:t>2</m:t>
                            </m:r>
                          </m:den>
                        </m:f>
                      </m:e>
                    </m:func>
                  </m:e>
                </m:mr>
              </m:m>
            </m:e>
          </m:d>
        </m:oMath>
      </m:oMathPara>
    </w:p>
    <w:p w14:paraId="05633ACD" w14:textId="4F011EBC" w:rsidR="009B0134" w:rsidRDefault="009B0134" w:rsidP="009B0134">
      <w:pPr>
        <w:pStyle w:val="ListParagraph"/>
        <w:numPr>
          <w:ilvl w:val="0"/>
          <w:numId w:val="21"/>
        </w:numPr>
      </w:pPr>
      <w:r w:rsidRPr="00FA4866">
        <w:rPr>
          <w:u w:val="single"/>
        </w:rPr>
        <w:t>Rotation around Z</w:t>
      </w:r>
      <w:r>
        <w:t>:</w:t>
      </w:r>
    </w:p>
    <w:p w14:paraId="7921FDBD" w14:textId="3BA38380" w:rsidR="009B0134" w:rsidRDefault="00000000" w:rsidP="00541967">
      <w:pPr>
        <w:spacing w:after="140"/>
      </w:pPr>
      <m:oMathPara>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w:rPr>
                  <w:rFonts w:ascii="Cambria Math" w:hAnsi="Cambria Math"/>
                </w:rPr>
                <m:t>θ</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m:t>
                        </m:r>
                        <m:f>
                          <m:fPr>
                            <m:type m:val="lin"/>
                            <m:ctrlPr>
                              <w:rPr>
                                <w:rFonts w:ascii="Cambria Math" w:hAnsi="Cambria Math"/>
                                <w:i/>
                              </w:rPr>
                            </m:ctrlPr>
                          </m:fPr>
                          <m:num>
                            <m:r>
                              <w:rPr>
                                <w:rFonts w:ascii="Cambria Math" w:hAnsi="Cambria Math"/>
                              </w:rPr>
                              <m:t>θ</m:t>
                            </m:r>
                          </m:num>
                          <m:den>
                            <m:r>
                              <w:rPr>
                                <w:rFonts w:ascii="Cambria Math" w:hAnsi="Cambria Math"/>
                              </w:rPr>
                              <m:t>2</m:t>
                            </m:r>
                          </m:den>
                        </m:f>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m:t>
                        </m:r>
                        <m:f>
                          <m:fPr>
                            <m:type m:val="lin"/>
                            <m:ctrlPr>
                              <w:rPr>
                                <w:rFonts w:ascii="Cambria Math" w:hAnsi="Cambria Math"/>
                                <w:i/>
                              </w:rPr>
                            </m:ctrlPr>
                          </m:fPr>
                          <m:num>
                            <m:r>
                              <w:rPr>
                                <w:rFonts w:ascii="Cambria Math" w:hAnsi="Cambria Math"/>
                              </w:rPr>
                              <m:t>θ</m:t>
                            </m:r>
                          </m:num>
                          <m:den>
                            <m:r>
                              <w:rPr>
                                <w:rFonts w:ascii="Cambria Math" w:hAnsi="Cambria Math"/>
                              </w:rPr>
                              <m:t>2</m:t>
                            </m:r>
                          </m:den>
                        </m:f>
                      </m:sup>
                    </m:sSup>
                  </m:e>
                </m:mr>
              </m:m>
            </m:e>
          </m:d>
        </m:oMath>
      </m:oMathPara>
    </w:p>
    <w:p w14:paraId="7633DA8E" w14:textId="48C298F6" w:rsidR="009B0134" w:rsidRDefault="009B0134" w:rsidP="00541967">
      <w:pPr>
        <w:spacing w:after="140"/>
      </w:pPr>
      <w:r>
        <w:t>These gates general</w:t>
      </w:r>
      <w:r w:rsidR="00CA6BD2">
        <w:t>ise</w:t>
      </w:r>
      <w:r>
        <w:t xml:space="preserve"> the Pauli matrices, which are simply rotation gates with fixed angles</w:t>
      </w:r>
      <w:r w:rsidR="003C62DA">
        <w:t xml:space="preserve">, </w:t>
      </w:r>
      <m:oMath>
        <m:r>
          <w:rPr>
            <w:rFonts w:ascii="Cambria Math" w:hAnsi="Cambria Math"/>
          </w:rPr>
          <m:t xml:space="preserve">X= </m:t>
        </m:r>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π</m:t>
            </m:r>
          </m:e>
        </m:d>
      </m:oMath>
      <w:r w:rsidR="003C62DA">
        <w:t xml:space="preserve">, </w:t>
      </w:r>
      <m:oMath>
        <m:r>
          <w:rPr>
            <w:rFonts w:ascii="Cambria Math" w:hAnsi="Cambria Math"/>
          </w:rPr>
          <m:t>Y=</m:t>
        </m:r>
        <m:sSub>
          <m:sSubPr>
            <m:ctrlPr>
              <w:rPr>
                <w:rFonts w:ascii="Cambria Math" w:hAnsi="Cambria Math"/>
                <w:i/>
              </w:rPr>
            </m:ctrlPr>
          </m:sSubPr>
          <m:e>
            <m:r>
              <w:rPr>
                <w:rFonts w:ascii="Cambria Math" w:hAnsi="Cambria Math"/>
              </w:rPr>
              <m:t>R</m:t>
            </m:r>
          </m:e>
          <m:sub>
            <m:r>
              <w:rPr>
                <w:rFonts w:ascii="Cambria Math" w:hAnsi="Cambria Math"/>
              </w:rPr>
              <m:t>Y</m:t>
            </m:r>
          </m:sub>
        </m:sSub>
        <m:d>
          <m:dPr>
            <m:ctrlPr>
              <w:rPr>
                <w:rFonts w:ascii="Cambria Math" w:hAnsi="Cambria Math"/>
                <w:i/>
              </w:rPr>
            </m:ctrlPr>
          </m:dPr>
          <m:e>
            <m:r>
              <w:rPr>
                <w:rFonts w:ascii="Cambria Math" w:hAnsi="Cambria Math"/>
              </w:rPr>
              <m:t>π</m:t>
            </m:r>
          </m:e>
        </m:d>
      </m:oMath>
      <w:r w:rsidR="003C62DA">
        <w:rPr>
          <w:rFonts w:eastAsiaTheme="minorEastAsia"/>
        </w:rPr>
        <w:t xml:space="preserve">, </w:t>
      </w:r>
      <w:r w:rsidR="003C62DA">
        <w:t xml:space="preserve">and </w:t>
      </w:r>
      <m:oMath>
        <m:r>
          <w:rPr>
            <w:rFonts w:ascii="Cambria Math" w:hAnsi="Cambria Math"/>
          </w:rPr>
          <m:t>Z=</m:t>
        </m:r>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w:rPr>
                <w:rFonts w:ascii="Cambria Math" w:hAnsi="Cambria Math"/>
              </w:rPr>
              <m:t>π</m:t>
            </m:r>
          </m:e>
        </m:d>
      </m:oMath>
      <w:r w:rsidR="003C62DA">
        <w:rPr>
          <w:rFonts w:eastAsiaTheme="minorEastAsia"/>
        </w:rPr>
        <w:t>.</w:t>
      </w:r>
      <w:r w:rsidR="003C62DA">
        <w:t xml:space="preserve"> </w:t>
      </w:r>
      <w:r>
        <w:t>The</w:t>
      </w:r>
      <w:r w:rsidR="003C62DA">
        <w:t xml:space="preserve"> lat</w:t>
      </w:r>
      <w:r w:rsidR="00164E8C">
        <w:t>t</w:t>
      </w:r>
      <w:r w:rsidR="003C62DA">
        <w:t xml:space="preserve">er </w:t>
      </w:r>
      <w:r>
        <w:t xml:space="preserve">represent 180° rotations and form the building blocks of most quantum circuits. </w:t>
      </w:r>
      <w:r w:rsidR="00FA4866">
        <w:t xml:space="preserve">These gates </w:t>
      </w:r>
      <w:r>
        <w:t>enable fine-grained control over quantum states, from precise manipulations in variational algorithms to the construction of complex unitary dynamics.</w:t>
      </w:r>
    </w:p>
    <w:p w14:paraId="560F2A17" w14:textId="7F2C1F73" w:rsidR="000C7B4C" w:rsidRDefault="00F51B89" w:rsidP="000C7B4C">
      <w:r w:rsidRPr="00F51B89">
        <w:t>By combining gate operations, one can encode a cost function into a quantum state’s phase or amplitude. This lays the groundwork for quantum optimi</w:t>
      </w:r>
      <w:r w:rsidR="00CA6BD2">
        <w:t>sation</w:t>
      </w:r>
      <w:r w:rsidRPr="00F51B89">
        <w:t xml:space="preserve"> algorithms such as Quantum Approximate Optimi</w:t>
      </w:r>
      <w:r w:rsidR="00CA6BD2">
        <w:t>sation</w:t>
      </w:r>
      <w:r w:rsidRPr="00F51B89">
        <w:t xml:space="preserve"> Algorithm</w:t>
      </w:r>
      <w:r w:rsidR="00FA4866">
        <w:t xml:space="preserve"> (</w:t>
      </w:r>
      <w:r w:rsidR="00FA4866" w:rsidRPr="00F51B89">
        <w:t>QAOA</w:t>
      </w:r>
      <w:r w:rsidR="00FA4866">
        <w:t>)</w:t>
      </w:r>
      <w:r w:rsidRPr="00F51B89">
        <w:t xml:space="preserve">, </w:t>
      </w:r>
      <w:r w:rsidRPr="00F51B89">
        <w:lastRenderedPageBreak/>
        <w:t>where sequences of gates are carefully chosen to evolve an initial superposition into a state that encodes high-quality solutions. The next section introduces how optimi</w:t>
      </w:r>
      <w:r w:rsidR="00CA6BD2">
        <w:t>sation</w:t>
      </w:r>
      <w:r w:rsidRPr="00F51B89">
        <w:t xml:space="preserve"> problems</w:t>
      </w:r>
      <w:r w:rsidR="00BD54C5">
        <w:t xml:space="preserve">, </w:t>
      </w:r>
      <w:r w:rsidRPr="00F51B89">
        <w:t>like bin packing</w:t>
      </w:r>
      <w:r w:rsidR="00BD54C5">
        <w:t xml:space="preserve">, </w:t>
      </w:r>
      <w:r w:rsidRPr="00F51B89">
        <w:t>can be formulated as Binary Quadratic Models (BQM) or Quadratic Unconstrained Binary Optimi</w:t>
      </w:r>
      <w:r w:rsidR="00CA6BD2">
        <w:t>sation</w:t>
      </w:r>
      <w:r w:rsidR="00FA4866">
        <w:t xml:space="preserve"> (</w:t>
      </w:r>
      <w:r w:rsidR="00FA4866" w:rsidRPr="00F51B89">
        <w:t>QUBO</w:t>
      </w:r>
      <w:r w:rsidR="00FA4866">
        <w:t xml:space="preserve">) </w:t>
      </w:r>
      <w:r w:rsidRPr="00F51B89">
        <w:t>problems, which quantum algorithms can target.</w:t>
      </w:r>
    </w:p>
    <w:p w14:paraId="365B8383" w14:textId="6542FDCA" w:rsidR="005D40BD" w:rsidRPr="000C7B4C" w:rsidRDefault="005D40BD" w:rsidP="000C7B4C">
      <w:pPr>
        <w:pStyle w:val="Heading1"/>
      </w:pPr>
      <w:bookmarkStart w:id="18" w:name="_Toc205548968"/>
      <w:r>
        <w:t>Optimisation Problems</w:t>
      </w:r>
      <w:bookmarkEnd w:id="18"/>
    </w:p>
    <w:p w14:paraId="0F9E1113" w14:textId="3A75720B" w:rsidR="00172F21" w:rsidRPr="001F4255" w:rsidRDefault="00172F21" w:rsidP="00F5516C">
      <w:r w:rsidRPr="001F4255">
        <w:t xml:space="preserve">A </w:t>
      </w:r>
      <w:r w:rsidRPr="001F4255">
        <w:rPr>
          <w:rStyle w:val="s1"/>
          <w:rFonts w:eastAsiaTheme="majorEastAsia"/>
        </w:rPr>
        <w:t>Binary Quadratic Model (BQM)</w:t>
      </w:r>
      <w:r w:rsidRPr="001F4255">
        <w:t xml:space="preserve"> is a mathematical model used to represent problems where </w:t>
      </w:r>
      <w:r w:rsidR="00733D3B">
        <w:t xml:space="preserve">decision </w:t>
      </w:r>
      <w:r w:rsidRPr="001F4255">
        <w:t xml:space="preserve">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33D3B">
        <w:rPr>
          <w:rFonts w:eastAsiaTheme="minorEastAsia"/>
        </w:rPr>
        <w:t xml:space="preserve"> </w:t>
      </w:r>
      <w:r w:rsidRPr="001F4255">
        <w:t xml:space="preserve">take binary </w:t>
      </w:r>
      <w:r w:rsidR="001F4255" w:rsidRPr="001F4255">
        <w:t>values,</w:t>
      </w:r>
      <w:r w:rsidRPr="001F4255">
        <w:t xml:space="preserve"> and the objective is to minim</w:t>
      </w:r>
      <w:r w:rsidR="00CA6BD2">
        <w:t>ise</w:t>
      </w:r>
      <w:r w:rsidRPr="001F4255">
        <w:t xml:space="preserve"> a quadratic function of those variables.</w:t>
      </w:r>
      <w:r w:rsidR="001936F7">
        <w:t xml:space="preserve"> </w:t>
      </w:r>
      <w:r w:rsidRPr="001F4255">
        <w:t>Formally, a BQM is expressed as:</w:t>
      </w:r>
    </w:p>
    <w:p w14:paraId="2300C652" w14:textId="6FC4F7ED" w:rsidR="00733D3B" w:rsidRPr="00733D3B" w:rsidRDefault="00000000" w:rsidP="00733D3B">
      <w:pPr>
        <w:pStyle w:val="p3"/>
        <w:rPr>
          <w:rFonts w:asciiTheme="majorBidi" w:eastAsiaTheme="minorEastAsia" w:hAnsiTheme="majorBidi" w:cstheme="majorBidi"/>
        </w:rPr>
      </w:pPr>
      <m:oMathPara>
        <m:oMath>
          <m:eqArr>
            <m:eqArrPr>
              <m:maxDist m:val="1"/>
              <m:ctrlPr>
                <w:rPr>
                  <w:rStyle w:val="s2"/>
                  <w:rFonts w:ascii="Cambria Math" w:eastAsiaTheme="majorEastAsia" w:hAnsi="Cambria Math" w:cstheme="majorBidi"/>
                  <w:i/>
                  <w:iCs/>
                </w:rPr>
              </m:ctrlPr>
            </m:eqArrPr>
            <m:e>
              <m:r>
                <w:rPr>
                  <w:rStyle w:val="s2"/>
                  <w:rFonts w:ascii="Cambria Math" w:eastAsiaTheme="majorEastAsia" w:hAnsi="Cambria Math" w:cstheme="majorBidi"/>
                </w:rPr>
                <m:t>E</m:t>
              </m:r>
              <m:d>
                <m:dPr>
                  <m:ctrlPr>
                    <w:rPr>
                      <w:rStyle w:val="s2"/>
                      <w:rFonts w:ascii="Cambria Math" w:eastAsiaTheme="majorEastAsia" w:hAnsi="Cambria Math" w:cstheme="majorBidi"/>
                      <w:i/>
                      <w:iCs/>
                    </w:rPr>
                  </m:ctrlPr>
                </m:dPr>
                <m:e>
                  <m:r>
                    <w:rPr>
                      <w:rStyle w:val="s2"/>
                      <w:rFonts w:ascii="Cambria Math" w:eastAsiaTheme="majorEastAsia" w:hAnsi="Cambria Math" w:cstheme="majorBidi"/>
                    </w:rPr>
                    <m:t>x</m:t>
                  </m:r>
                </m:e>
              </m:d>
              <m:r>
                <w:rPr>
                  <w:rStyle w:val="s2"/>
                  <w:rFonts w:ascii="Cambria Math" w:eastAsiaTheme="majorEastAsia" w:hAnsi="Cambria Math" w:cstheme="majorBidi"/>
                </w:rPr>
                <m:t xml:space="preserve">= </m:t>
              </m:r>
              <m:nary>
                <m:naryPr>
                  <m:chr m:val="∑"/>
                  <m:supHide m:val="1"/>
                  <m:ctrlPr>
                    <w:rPr>
                      <w:rStyle w:val="s2"/>
                      <w:rFonts w:ascii="Cambria Math" w:eastAsiaTheme="majorEastAsia" w:hAnsi="Cambria Math" w:cstheme="majorBidi"/>
                      <w:i/>
                      <w:iCs/>
                    </w:rPr>
                  </m:ctrlPr>
                </m:naryPr>
                <m:sub>
                  <m:r>
                    <w:rPr>
                      <w:rStyle w:val="s2"/>
                      <w:rFonts w:ascii="Cambria Math" w:eastAsiaTheme="majorEastAsia" w:hAnsi="Cambria Math" w:cstheme="majorBidi"/>
                    </w:rPr>
                    <m:t>i</m:t>
                  </m:r>
                </m:sub>
                <m:sup/>
                <m:e>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h</m:t>
                      </m:r>
                    </m:e>
                    <m:sub>
                      <m:r>
                        <w:rPr>
                          <w:rStyle w:val="s2"/>
                          <w:rFonts w:ascii="Cambria Math" w:eastAsiaTheme="majorEastAsia" w:hAnsi="Cambria Math" w:cstheme="majorBidi"/>
                        </w:rPr>
                        <m:t>i</m:t>
                      </m:r>
                    </m:sub>
                  </m:sSub>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x</m:t>
                      </m:r>
                    </m:e>
                    <m:sub>
                      <m:r>
                        <w:rPr>
                          <w:rStyle w:val="s2"/>
                          <w:rFonts w:ascii="Cambria Math" w:eastAsiaTheme="majorEastAsia" w:hAnsi="Cambria Math" w:cstheme="majorBidi"/>
                        </w:rPr>
                        <m:t>i</m:t>
                      </m:r>
                    </m:sub>
                  </m:sSub>
                </m:e>
              </m:nary>
              <m:r>
                <w:rPr>
                  <w:rStyle w:val="s2"/>
                  <w:rFonts w:ascii="Cambria Math" w:eastAsiaTheme="majorEastAsia" w:hAnsi="Cambria Math" w:cstheme="majorBidi"/>
                </w:rPr>
                <m:t xml:space="preserve">+ </m:t>
              </m:r>
              <m:nary>
                <m:naryPr>
                  <m:chr m:val="∑"/>
                  <m:supHide m:val="1"/>
                  <m:ctrlPr>
                    <w:rPr>
                      <w:rStyle w:val="s2"/>
                      <w:rFonts w:ascii="Cambria Math" w:eastAsiaTheme="majorEastAsia" w:hAnsi="Cambria Math" w:cstheme="majorBidi"/>
                      <w:i/>
                      <w:iCs/>
                    </w:rPr>
                  </m:ctrlPr>
                </m:naryPr>
                <m:sub>
                  <m:d>
                    <m:dPr>
                      <m:begChr m:val="{"/>
                      <m:endChr m:val="}"/>
                      <m:ctrlPr>
                        <w:rPr>
                          <w:rStyle w:val="s2"/>
                          <w:rFonts w:ascii="Cambria Math" w:eastAsiaTheme="majorEastAsia" w:hAnsi="Cambria Math" w:cstheme="majorBidi"/>
                          <w:i/>
                          <w:iCs/>
                        </w:rPr>
                      </m:ctrlPr>
                    </m:dPr>
                    <m:e>
                      <m:r>
                        <w:rPr>
                          <w:rStyle w:val="s2"/>
                          <w:rFonts w:ascii="Cambria Math" w:eastAsiaTheme="majorEastAsia" w:hAnsi="Cambria Math" w:cstheme="majorBidi"/>
                        </w:rPr>
                        <m:t>i &lt; j</m:t>
                      </m:r>
                    </m:e>
                  </m:d>
                </m:sub>
                <m:sup/>
                <m:e>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J</m:t>
                      </m:r>
                    </m:e>
                    <m:sub>
                      <m:r>
                        <w:rPr>
                          <w:rStyle w:val="s2"/>
                          <w:rFonts w:ascii="Cambria Math" w:eastAsiaTheme="majorEastAsia" w:hAnsi="Cambria Math" w:cstheme="majorBidi"/>
                        </w:rPr>
                        <m:t>ij</m:t>
                      </m:r>
                    </m:sub>
                  </m:sSub>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x</m:t>
                      </m:r>
                    </m:e>
                    <m:sub>
                      <m:r>
                        <w:rPr>
                          <w:rStyle w:val="s2"/>
                          <w:rFonts w:ascii="Cambria Math" w:eastAsiaTheme="majorEastAsia" w:hAnsi="Cambria Math" w:cstheme="majorBidi"/>
                        </w:rPr>
                        <m:t>i</m:t>
                      </m:r>
                    </m:sub>
                  </m:sSub>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x</m:t>
                      </m:r>
                    </m:e>
                    <m:sub>
                      <m:r>
                        <w:rPr>
                          <w:rStyle w:val="s2"/>
                          <w:rFonts w:ascii="Cambria Math" w:eastAsiaTheme="majorEastAsia" w:hAnsi="Cambria Math" w:cstheme="majorBidi"/>
                        </w:rPr>
                        <m:t>j</m:t>
                      </m:r>
                    </m:sub>
                  </m:sSub>
                </m:e>
              </m:nary>
              <m:r>
                <w:rPr>
                  <w:rStyle w:val="s2"/>
                  <w:rFonts w:ascii="Cambria Math" w:eastAsiaTheme="majorEastAsia" w:hAnsi="Cambria Math" w:cstheme="majorBidi"/>
                </w:rPr>
                <m:t xml:space="preserve"> #</m:t>
              </m:r>
              <m:d>
                <m:dPr>
                  <m:ctrlPr>
                    <w:rPr>
                      <w:rStyle w:val="s2"/>
                      <w:rFonts w:ascii="Cambria Math" w:eastAsiaTheme="majorEastAsia" w:hAnsi="Cambria Math" w:cstheme="majorBidi"/>
                      <w:i/>
                      <w:iCs/>
                    </w:rPr>
                  </m:ctrlPr>
                </m:dPr>
                <m:e>
                  <m:r>
                    <w:rPr>
                      <w:rStyle w:val="s2"/>
                      <w:rFonts w:ascii="Cambria Math" w:eastAsiaTheme="majorEastAsia" w:hAnsi="Cambria Math" w:cstheme="majorBidi"/>
                    </w:rPr>
                    <m:t>8</m:t>
                  </m:r>
                </m:e>
              </m:d>
              <m:ctrlPr>
                <w:rPr>
                  <w:rStyle w:val="s2"/>
                  <w:rFonts w:ascii="Cambria Math" w:eastAsiaTheme="majorEastAsia" w:hAnsi="Cambria Math" w:cstheme="majorBidi"/>
                  <w:i/>
                </w:rPr>
              </m:ctrlPr>
            </m:e>
          </m:eqArr>
        </m:oMath>
      </m:oMathPara>
    </w:p>
    <w:p w14:paraId="40945DF0" w14:textId="7F7DF08A" w:rsidR="00733D3B" w:rsidRDefault="00733D3B" w:rsidP="00F5516C">
      <w:pPr>
        <w:rPr>
          <w:rStyle w:val="s1"/>
          <w:rFonts w:eastAsiaTheme="majorEastAsia"/>
        </w:rPr>
      </w:pPr>
      <w:r>
        <w:rPr>
          <w:rStyle w:val="s1"/>
          <w:rFonts w:eastAsiaTheme="majorEastAsia"/>
        </w:rPr>
        <w:t>where</w:t>
      </w:r>
      <w:r w:rsidR="00F5516C">
        <w:rPr>
          <w:rStyle w:val="s1"/>
          <w:rFonts w:eastAsiaTheme="majorEastAsia"/>
        </w:rPr>
        <w:t xml:space="preserve"> the parameters</w:t>
      </w:r>
      <w:r>
        <w:rPr>
          <w:rStyle w:val="s1"/>
          <w:rFonts w:eastAsiaTheme="majorEastAsia"/>
        </w:rPr>
        <w:t xml:space="preserve"> </w:t>
      </w:r>
      <m:oMath>
        <m:sSub>
          <m:sSubPr>
            <m:ctrlPr>
              <w:rPr>
                <w:rStyle w:val="s1"/>
                <w:rFonts w:ascii="Cambria Math" w:eastAsiaTheme="majorEastAsia" w:hAnsi="Cambria Math"/>
                <w:i/>
              </w:rPr>
            </m:ctrlPr>
          </m:sSubPr>
          <m:e>
            <m:r>
              <w:rPr>
                <w:rStyle w:val="s1"/>
                <w:rFonts w:ascii="Cambria Math" w:eastAsiaTheme="majorEastAsia" w:hAnsi="Cambria Math"/>
              </w:rPr>
              <m:t>h</m:t>
            </m:r>
          </m:e>
          <m:sub>
            <m:r>
              <w:rPr>
                <w:rStyle w:val="s1"/>
                <w:rFonts w:ascii="Cambria Math" w:eastAsiaTheme="majorEastAsia" w:hAnsi="Cambria Math"/>
              </w:rPr>
              <m:t>i</m:t>
            </m:r>
          </m:sub>
        </m:sSub>
      </m:oMath>
      <w:r>
        <w:rPr>
          <w:rStyle w:val="s1"/>
          <w:rFonts w:eastAsiaTheme="majorEastAsia"/>
        </w:rPr>
        <w:t xml:space="preserve"> </w:t>
      </w:r>
      <w:r w:rsidR="00F5516C" w:rsidRPr="00F5516C">
        <w:rPr>
          <w:rStyle w:val="s1"/>
          <w:rFonts w:eastAsiaTheme="majorEastAsia"/>
        </w:rPr>
        <w:t>are the linear coefficients associated with individual variables</w:t>
      </w:r>
      <w:r w:rsidR="00F5516C">
        <w:rPr>
          <w:rStyle w:val="s1"/>
          <w:rFonts w:eastAsiaTheme="majorEastAsia"/>
        </w:rPr>
        <w:t xml:space="preserve"> (they r</w:t>
      </w:r>
      <w:r w:rsidR="00F5516C">
        <w:t>epresent the cost</w:t>
      </w:r>
      <w:r w:rsidR="00164E8C">
        <w:t>,</w:t>
      </w:r>
      <w:r w:rsidR="00F5516C">
        <w:t xml:space="preserve"> or weight</w:t>
      </w:r>
      <w:r w:rsidR="00164E8C">
        <w:t xml:space="preserve">, </w:t>
      </w:r>
      <w:r w:rsidR="00F5516C">
        <w:t>of including variable</w:t>
      </w:r>
      <w:r w:rsidR="00F5516C" w:rsidRPr="00F5516C">
        <w:rPr>
          <w:rStyle w:val="s1"/>
          <w:rFonts w:eastAsiaTheme="majorEastAsia"/>
        </w:rPr>
        <w:t>,</w:t>
      </w:r>
      <w:r w:rsidR="00F5516C">
        <w:rPr>
          <w:rStyle w:val="s1"/>
          <w:rFonts w:eastAsiaTheme="majorEastAsia"/>
        </w:rPr>
        <w:t xml:space="preserve">) </w:t>
      </w:r>
      <w:r>
        <w:rPr>
          <w:rStyle w:val="s1"/>
          <w:rFonts w:eastAsiaTheme="majorEastAsia"/>
        </w:rPr>
        <w:t xml:space="preserve">and </w:t>
      </w:r>
      <m:oMath>
        <m:sSub>
          <m:sSubPr>
            <m:ctrlPr>
              <w:rPr>
                <w:rStyle w:val="s1"/>
                <w:rFonts w:ascii="Cambria Math" w:eastAsiaTheme="majorEastAsia" w:hAnsi="Cambria Math"/>
                <w:i/>
              </w:rPr>
            </m:ctrlPr>
          </m:sSubPr>
          <m:e>
            <m:r>
              <w:rPr>
                <w:rStyle w:val="s1"/>
                <w:rFonts w:ascii="Cambria Math" w:eastAsiaTheme="majorEastAsia" w:hAnsi="Cambria Math"/>
              </w:rPr>
              <m:t>J</m:t>
            </m:r>
          </m:e>
          <m:sub>
            <m:r>
              <w:rPr>
                <w:rStyle w:val="s1"/>
                <w:rFonts w:ascii="Cambria Math" w:eastAsiaTheme="majorEastAsia" w:hAnsi="Cambria Math"/>
              </w:rPr>
              <m:t>ij</m:t>
            </m:r>
          </m:sub>
        </m:sSub>
      </m:oMath>
      <w:r>
        <w:rPr>
          <w:rStyle w:val="s1"/>
          <w:rFonts w:eastAsiaTheme="majorEastAsia"/>
        </w:rPr>
        <w:t xml:space="preserve"> </w:t>
      </w:r>
      <w:r w:rsidR="00F5516C">
        <w:rPr>
          <w:rStyle w:val="s1"/>
          <w:rFonts w:eastAsiaTheme="majorEastAsia"/>
        </w:rPr>
        <w:t xml:space="preserve">are </w:t>
      </w:r>
      <w:r w:rsidR="00F5516C" w:rsidRPr="00F5516C">
        <w:rPr>
          <w:rStyle w:val="s1"/>
          <w:rFonts w:eastAsiaTheme="majorEastAsia"/>
        </w:rPr>
        <w:t>the quadratic coefficients associated with pairs of variables</w:t>
      </w:r>
      <w:r w:rsidR="00F5516C">
        <w:rPr>
          <w:rStyle w:val="s1"/>
          <w:rFonts w:eastAsiaTheme="majorEastAsia"/>
        </w:rPr>
        <w:t xml:space="preserve"> which c</w:t>
      </w:r>
      <w:r w:rsidR="00F5516C" w:rsidRPr="00F5516C">
        <w:rPr>
          <w:rStyle w:val="s1"/>
          <w:rFonts w:eastAsiaTheme="majorEastAsia"/>
        </w:rPr>
        <w:t xml:space="preserve">aptures the cost or interaction when </w:t>
      </w:r>
      <w:r w:rsidR="00F5516C">
        <w:rPr>
          <w:rStyle w:val="s1"/>
          <w:rFonts w:eastAsiaTheme="majorEastAsia"/>
        </w:rPr>
        <w:t xml:space="preserve">two decision variables </w:t>
      </w:r>
      <w:r w:rsidR="00F5516C" w:rsidRPr="00F5516C">
        <w:rPr>
          <w:rStyle w:val="s1"/>
          <w:rFonts w:eastAsiaTheme="majorEastAsia"/>
        </w:rPr>
        <w:t xml:space="preserve">are set to 1. </w:t>
      </w:r>
    </w:p>
    <w:p w14:paraId="4AD67A74" w14:textId="6C72EF22" w:rsidR="00172F21" w:rsidRPr="001F4255" w:rsidRDefault="001936F7" w:rsidP="00B20A4B">
      <w:r>
        <w:rPr>
          <w:rStyle w:val="s1"/>
          <w:rFonts w:eastAsiaTheme="majorEastAsia"/>
        </w:rPr>
        <w:t>But because they</w:t>
      </w:r>
      <w:r w:rsidR="00172F21" w:rsidRPr="001F4255">
        <w:rPr>
          <w:rStyle w:val="s1"/>
          <w:rFonts w:eastAsiaTheme="majorEastAsia"/>
        </w:rPr>
        <w:t xml:space="preserve"> </w:t>
      </w:r>
      <w:r w:rsidR="00B20A4B">
        <w:t>typically do not handle hard constraints</w:t>
      </w:r>
      <w:r>
        <w:t>, the lat</w:t>
      </w:r>
      <w:r w:rsidR="00164E8C">
        <w:t>t</w:t>
      </w:r>
      <w:r>
        <w:t xml:space="preserve">er are instead </w:t>
      </w:r>
      <w:r w:rsidR="00172F21" w:rsidRPr="001F4255">
        <w:rPr>
          <w:rStyle w:val="s1"/>
          <w:rFonts w:eastAsiaTheme="majorEastAsia"/>
        </w:rPr>
        <w:t>encoded</w:t>
      </w:r>
      <w:r w:rsidR="00B20A4B">
        <w:rPr>
          <w:rStyle w:val="s1"/>
          <w:rFonts w:eastAsiaTheme="majorEastAsia"/>
        </w:rPr>
        <w:t xml:space="preserve"> in the objective function via Lagrange multiplie</w:t>
      </w:r>
      <w:r w:rsidR="003C2115">
        <w:rPr>
          <w:rStyle w:val="s1"/>
          <w:rFonts w:eastAsiaTheme="majorEastAsia"/>
        </w:rPr>
        <w:t>r</w:t>
      </w:r>
      <w:r w:rsidR="00172F21" w:rsidRPr="001F4255">
        <w:t>. This is a key distinction from constrained optimi</w:t>
      </w:r>
      <w:r w:rsidR="00B20A4B">
        <w:t>s</w:t>
      </w:r>
      <w:r w:rsidR="00172F21" w:rsidRPr="001F4255">
        <w:t>ation in classical solvers (e.g., linear programming), where constraints are separate and enforced directly</w:t>
      </w:r>
      <w:r w:rsidR="00733D3B">
        <w:t xml:space="preserve"> Equation 8</w:t>
      </w:r>
      <w:r w:rsidR="00B20A4B">
        <w:t xml:space="preserve"> hence</w:t>
      </w:r>
      <w:r w:rsidR="00172F21" w:rsidRPr="001F4255">
        <w:t xml:space="preserve"> becomes:</w:t>
      </w:r>
    </w:p>
    <w:p w14:paraId="3CAB5641" w14:textId="499DC0B3" w:rsidR="00733D3B" w:rsidRPr="00733D3B" w:rsidRDefault="00000000" w:rsidP="00733D3B">
      <w:pPr>
        <w:pStyle w:val="p3"/>
        <w:rPr>
          <w:rFonts w:asciiTheme="majorBidi" w:eastAsiaTheme="minorEastAsia" w:hAnsiTheme="majorBidi" w:cstheme="majorBidi"/>
        </w:rPr>
      </w:pPr>
      <m:oMathPara>
        <m:oMath>
          <m:eqArr>
            <m:eqArrPr>
              <m:maxDist m:val="1"/>
              <m:ctrlPr>
                <w:rPr>
                  <w:rStyle w:val="s1"/>
                  <w:rFonts w:ascii="Cambria Math" w:eastAsiaTheme="majorEastAsia" w:hAnsi="Cambria Math" w:cstheme="majorBidi"/>
                  <w:i/>
                </w:rPr>
              </m:ctrlPr>
            </m:eqArrPr>
            <m:e>
              <m:r>
                <w:rPr>
                  <w:rStyle w:val="s1"/>
                  <w:rFonts w:ascii="Cambria Math" w:eastAsiaTheme="majorEastAsia" w:hAnsi="Cambria Math" w:cstheme="majorBidi"/>
                </w:rPr>
                <m:t>E</m:t>
              </m:r>
              <m:d>
                <m:dPr>
                  <m:ctrlPr>
                    <w:rPr>
                      <w:rStyle w:val="s1"/>
                      <w:rFonts w:ascii="Cambria Math" w:eastAsiaTheme="majorEastAsia" w:hAnsi="Cambria Math" w:cstheme="majorBidi"/>
                      <w:i/>
                    </w:rPr>
                  </m:ctrlPr>
                </m:dPr>
                <m:e>
                  <m:r>
                    <w:rPr>
                      <w:rStyle w:val="s1"/>
                      <w:rFonts w:ascii="Cambria Math" w:eastAsiaTheme="majorEastAsia" w:hAnsi="Cambria Math" w:cstheme="majorBidi"/>
                    </w:rPr>
                    <m:t>x</m:t>
                  </m:r>
                </m:e>
              </m:d>
              <m:r>
                <w:rPr>
                  <w:rStyle w:val="s1"/>
                  <w:rFonts w:ascii="Cambria Math" w:eastAsiaTheme="majorEastAsia" w:hAnsi="Cambria Math" w:cstheme="majorBidi"/>
                </w:rPr>
                <m:t>=</m:t>
              </m:r>
              <m:nary>
                <m:naryPr>
                  <m:chr m:val="∑"/>
                  <m:supHide m:val="1"/>
                  <m:ctrlPr>
                    <w:rPr>
                      <w:rStyle w:val="s2"/>
                      <w:rFonts w:ascii="Cambria Math" w:eastAsiaTheme="majorEastAsia" w:hAnsi="Cambria Math" w:cstheme="majorBidi"/>
                      <w:i/>
                      <w:iCs/>
                    </w:rPr>
                  </m:ctrlPr>
                </m:naryPr>
                <m:sub>
                  <m:r>
                    <w:rPr>
                      <w:rStyle w:val="s2"/>
                      <w:rFonts w:ascii="Cambria Math" w:eastAsiaTheme="majorEastAsia" w:hAnsi="Cambria Math" w:cstheme="majorBidi"/>
                    </w:rPr>
                    <m:t>i</m:t>
                  </m:r>
                </m:sub>
                <m:sup/>
                <m:e>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h</m:t>
                      </m:r>
                    </m:e>
                    <m:sub>
                      <m:r>
                        <w:rPr>
                          <w:rStyle w:val="s2"/>
                          <w:rFonts w:ascii="Cambria Math" w:eastAsiaTheme="majorEastAsia" w:hAnsi="Cambria Math" w:cstheme="majorBidi"/>
                        </w:rPr>
                        <m:t>i</m:t>
                      </m:r>
                    </m:sub>
                  </m:sSub>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x</m:t>
                      </m:r>
                    </m:e>
                    <m:sub>
                      <m:r>
                        <w:rPr>
                          <w:rStyle w:val="s2"/>
                          <w:rFonts w:ascii="Cambria Math" w:eastAsiaTheme="majorEastAsia" w:hAnsi="Cambria Math" w:cstheme="majorBidi"/>
                        </w:rPr>
                        <m:t>i</m:t>
                      </m:r>
                    </m:sub>
                  </m:sSub>
                </m:e>
              </m:nary>
              <m:r>
                <w:rPr>
                  <w:rStyle w:val="s2"/>
                  <w:rFonts w:ascii="Cambria Math" w:eastAsiaTheme="majorEastAsia" w:hAnsi="Cambria Math" w:cstheme="majorBidi"/>
                </w:rPr>
                <m:t>+</m:t>
              </m:r>
              <m:nary>
                <m:naryPr>
                  <m:chr m:val="∑"/>
                  <m:supHide m:val="1"/>
                  <m:ctrlPr>
                    <w:rPr>
                      <w:rStyle w:val="s2"/>
                      <w:rFonts w:ascii="Cambria Math" w:eastAsiaTheme="majorEastAsia" w:hAnsi="Cambria Math" w:cstheme="majorBidi"/>
                      <w:i/>
                      <w:iCs/>
                    </w:rPr>
                  </m:ctrlPr>
                </m:naryPr>
                <m:sub>
                  <m:d>
                    <m:dPr>
                      <m:begChr m:val="{"/>
                      <m:endChr m:val="}"/>
                      <m:ctrlPr>
                        <w:rPr>
                          <w:rStyle w:val="s2"/>
                          <w:rFonts w:ascii="Cambria Math" w:eastAsiaTheme="majorEastAsia" w:hAnsi="Cambria Math" w:cstheme="majorBidi"/>
                          <w:i/>
                          <w:iCs/>
                        </w:rPr>
                      </m:ctrlPr>
                    </m:dPr>
                    <m:e>
                      <m:r>
                        <w:rPr>
                          <w:rStyle w:val="s2"/>
                          <w:rFonts w:ascii="Cambria Math" w:eastAsiaTheme="majorEastAsia" w:hAnsi="Cambria Math" w:cstheme="majorBidi"/>
                        </w:rPr>
                        <m:t>i &lt; j</m:t>
                      </m:r>
                    </m:e>
                  </m:d>
                </m:sub>
                <m:sup/>
                <m:e>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J</m:t>
                      </m:r>
                    </m:e>
                    <m:sub>
                      <m:r>
                        <w:rPr>
                          <w:rStyle w:val="s2"/>
                          <w:rFonts w:ascii="Cambria Math" w:eastAsiaTheme="majorEastAsia" w:hAnsi="Cambria Math" w:cstheme="majorBidi"/>
                        </w:rPr>
                        <m:t>ij</m:t>
                      </m:r>
                    </m:sub>
                  </m:sSub>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x</m:t>
                      </m:r>
                    </m:e>
                    <m:sub>
                      <m:r>
                        <w:rPr>
                          <w:rStyle w:val="s2"/>
                          <w:rFonts w:ascii="Cambria Math" w:eastAsiaTheme="majorEastAsia" w:hAnsi="Cambria Math" w:cstheme="majorBidi"/>
                        </w:rPr>
                        <m:t>i</m:t>
                      </m:r>
                    </m:sub>
                  </m:sSub>
                  <m:sSub>
                    <m:sSubPr>
                      <m:ctrlPr>
                        <w:rPr>
                          <w:rStyle w:val="s2"/>
                          <w:rFonts w:ascii="Cambria Math" w:eastAsiaTheme="majorEastAsia" w:hAnsi="Cambria Math" w:cstheme="majorBidi"/>
                          <w:i/>
                          <w:iCs/>
                        </w:rPr>
                      </m:ctrlPr>
                    </m:sSubPr>
                    <m:e>
                      <m:r>
                        <w:rPr>
                          <w:rStyle w:val="s2"/>
                          <w:rFonts w:ascii="Cambria Math" w:eastAsiaTheme="majorEastAsia" w:hAnsi="Cambria Math" w:cstheme="majorBidi"/>
                        </w:rPr>
                        <m:t>x</m:t>
                      </m:r>
                    </m:e>
                    <m:sub>
                      <m:r>
                        <w:rPr>
                          <w:rStyle w:val="s2"/>
                          <w:rFonts w:ascii="Cambria Math" w:eastAsiaTheme="majorEastAsia" w:hAnsi="Cambria Math" w:cstheme="majorBidi"/>
                        </w:rPr>
                        <m:t>j</m:t>
                      </m:r>
                    </m:sub>
                  </m:sSub>
                </m:e>
              </m:nary>
              <m:r>
                <w:rPr>
                  <w:rStyle w:val="s1"/>
                  <w:rFonts w:ascii="Cambria Math" w:eastAsiaTheme="majorEastAsia" w:hAnsi="Cambria Math" w:cstheme="majorBidi"/>
                </w:rPr>
                <m:t>+λ.p</m:t>
              </m:r>
              <m:d>
                <m:dPr>
                  <m:ctrlPr>
                    <w:rPr>
                      <w:rStyle w:val="s1"/>
                      <w:rFonts w:ascii="Cambria Math" w:eastAsiaTheme="majorEastAsia" w:hAnsi="Cambria Math" w:cstheme="majorBidi"/>
                      <w:i/>
                    </w:rPr>
                  </m:ctrlPr>
                </m:dPr>
                <m:e>
                  <m:r>
                    <w:rPr>
                      <w:rStyle w:val="s1"/>
                      <w:rFonts w:ascii="Cambria Math" w:eastAsiaTheme="majorEastAsia" w:hAnsi="Cambria Math" w:cstheme="majorBidi"/>
                    </w:rPr>
                    <m:t>x</m:t>
                  </m:r>
                </m:e>
              </m:d>
              <m:r>
                <w:rPr>
                  <w:rStyle w:val="s1"/>
                  <w:rFonts w:ascii="Cambria Math" w:eastAsiaTheme="majorEastAsia" w:hAnsi="Cambria Math" w:cstheme="majorBidi"/>
                </w:rPr>
                <m:t>#</m:t>
              </m:r>
              <m:d>
                <m:dPr>
                  <m:ctrlPr>
                    <w:rPr>
                      <w:rStyle w:val="s1"/>
                      <w:rFonts w:ascii="Cambria Math" w:eastAsiaTheme="majorEastAsia" w:hAnsi="Cambria Math" w:cstheme="majorBidi"/>
                      <w:i/>
                    </w:rPr>
                  </m:ctrlPr>
                </m:dPr>
                <m:e>
                  <m:r>
                    <w:rPr>
                      <w:rStyle w:val="s1"/>
                      <w:rFonts w:ascii="Cambria Math" w:eastAsiaTheme="majorEastAsia" w:hAnsi="Cambria Math" w:cstheme="majorBidi"/>
                    </w:rPr>
                    <m:t>9</m:t>
                  </m:r>
                </m:e>
              </m:d>
            </m:e>
          </m:eqArr>
        </m:oMath>
      </m:oMathPara>
    </w:p>
    <w:p w14:paraId="7E0C356E" w14:textId="77777777" w:rsidR="00B20A4B" w:rsidRPr="00B20A4B" w:rsidRDefault="00B20A4B" w:rsidP="00667BA7">
      <w:pPr>
        <w:pStyle w:val="p1"/>
        <w:spacing w:after="0" w:afterAutospacing="0"/>
        <w:jc w:val="both"/>
        <w:rPr>
          <w:rStyle w:val="s1"/>
          <w:rFonts w:asciiTheme="majorBidi" w:eastAsiaTheme="minorEastAsia" w:hAnsiTheme="majorBidi" w:cstheme="majorBidi"/>
          <w:i/>
          <w:iCs/>
        </w:rPr>
      </w:pPr>
      <w:r w:rsidRPr="00B20A4B">
        <w:rPr>
          <w:rStyle w:val="s1"/>
          <w:rFonts w:asciiTheme="majorBidi" w:eastAsiaTheme="minorEastAsia" w:hAnsiTheme="majorBidi" w:cstheme="majorBidi"/>
          <w:i/>
          <w:iCs/>
        </w:rPr>
        <w:t xml:space="preserve">with </w:t>
      </w:r>
      <m:oMath>
        <m:r>
          <w:rPr>
            <w:rStyle w:val="s1"/>
            <w:rFonts w:ascii="Cambria Math" w:eastAsiaTheme="minorEastAsia" w:hAnsi="Cambria Math" w:cstheme="majorBidi"/>
          </w:rPr>
          <m:t>p(x)</m:t>
        </m:r>
      </m:oMath>
      <w:r w:rsidR="00172F21" w:rsidRPr="00B20A4B">
        <w:rPr>
          <w:rStyle w:val="s1"/>
          <w:rFonts w:asciiTheme="majorBidi" w:eastAsiaTheme="minorEastAsia" w:hAnsiTheme="majorBidi" w:cstheme="majorBidi"/>
          <w:i/>
          <w:iCs/>
        </w:rPr>
        <w:t xml:space="preserve"> a function that is 0 when constraints are satisfied, and &gt;</w:t>
      </w:r>
      <w:r w:rsidRPr="00B20A4B">
        <w:rPr>
          <w:rStyle w:val="s1"/>
          <w:rFonts w:asciiTheme="majorBidi" w:eastAsiaTheme="minorEastAsia" w:hAnsiTheme="majorBidi" w:cstheme="majorBidi"/>
          <w:i/>
          <w:iCs/>
        </w:rPr>
        <w:t xml:space="preserve"> </w:t>
      </w:r>
      <w:r w:rsidR="00172F21" w:rsidRPr="00B20A4B">
        <w:rPr>
          <w:rStyle w:val="s1"/>
          <w:rFonts w:asciiTheme="majorBidi" w:eastAsiaTheme="minorEastAsia" w:hAnsiTheme="majorBidi" w:cstheme="majorBidi"/>
          <w:i/>
          <w:iCs/>
        </w:rPr>
        <w:t>0 otherwise</w:t>
      </w:r>
    </w:p>
    <w:p w14:paraId="13E4D2D0" w14:textId="1CB4DDE7" w:rsidR="008B7DF4" w:rsidRPr="00B20A4B" w:rsidRDefault="00B20A4B" w:rsidP="00667BA7">
      <w:pPr>
        <w:pStyle w:val="p1"/>
        <w:spacing w:before="0" w:beforeAutospacing="0" w:after="0" w:afterAutospacing="0"/>
        <w:ind w:left="567"/>
        <w:jc w:val="both"/>
        <w:rPr>
          <w:rStyle w:val="s1"/>
          <w:rFonts w:asciiTheme="majorBidi" w:eastAsiaTheme="minorEastAsia" w:hAnsiTheme="majorBidi" w:cstheme="majorBidi"/>
          <w:i/>
          <w:iCs/>
        </w:rPr>
      </w:pPr>
      <w:r w:rsidRPr="00B20A4B">
        <w:rPr>
          <w:rStyle w:val="s1"/>
          <w:rFonts w:asciiTheme="majorBidi" w:eastAsiaTheme="minorEastAsia" w:hAnsiTheme="majorBidi" w:cstheme="majorBidi"/>
          <w:i/>
          <w:iCs/>
        </w:rPr>
        <w:t xml:space="preserve">and </w:t>
      </w:r>
      <m:oMath>
        <m:r>
          <w:rPr>
            <w:rStyle w:val="s1"/>
            <w:rFonts w:ascii="Cambria Math" w:eastAsiaTheme="minorEastAsia" w:hAnsi="Cambria Math" w:cstheme="majorBidi"/>
          </w:rPr>
          <m:t>λ</m:t>
        </m:r>
      </m:oMath>
      <w:r w:rsidR="00172F21" w:rsidRPr="00B20A4B">
        <w:rPr>
          <w:rStyle w:val="s1"/>
          <w:rFonts w:asciiTheme="majorBidi" w:eastAsiaTheme="minorEastAsia" w:hAnsiTheme="majorBidi" w:cstheme="majorBidi"/>
          <w:i/>
          <w:iCs/>
        </w:rPr>
        <w:t xml:space="preserve"> a large coefficient (penalty weight) that makes violating the constraint “costly”</w:t>
      </w:r>
    </w:p>
    <w:p w14:paraId="3F1AAC52" w14:textId="77777777" w:rsidR="00B836A9" w:rsidRDefault="00B836A9" w:rsidP="00B836A9">
      <w:pPr>
        <w:spacing w:after="0"/>
        <w:rPr>
          <w:lang w:val="en-FR"/>
        </w:rPr>
      </w:pPr>
    </w:p>
    <w:p w14:paraId="67A2500E" w14:textId="77777777" w:rsidR="00B31754" w:rsidRDefault="00B836A9" w:rsidP="00164E8C">
      <w:pPr>
        <w:rPr>
          <w:lang w:val="en-FR"/>
        </w:rPr>
      </w:pPr>
      <w:r w:rsidRPr="00B836A9">
        <w:rPr>
          <w:lang w:val="en-FR"/>
        </w:rPr>
        <w:t xml:space="preserve">This strategy of embedding constraints directly into the energy landscape highlights the flexibility </w:t>
      </w:r>
      <w:r w:rsidRPr="00B836A9">
        <w:rPr>
          <w:lang w:val="en-FR"/>
        </w:rPr>
        <w:t>of BQMs, especially in settings where conventional constraint handling is impractical. It also reflects a broader shift in optimisation approaches</w:t>
      </w:r>
      <w:r w:rsidR="00B31754">
        <w:rPr>
          <w:lang w:val="en-FR"/>
        </w:rPr>
        <w:t xml:space="preserve"> </w:t>
      </w:r>
      <w:r w:rsidRPr="00B836A9">
        <w:rPr>
          <w:lang w:val="en-FR"/>
        </w:rPr>
        <w:t>toward formulations that unify structure and objective within a single energy function.</w:t>
      </w:r>
    </w:p>
    <w:p w14:paraId="17FF7D27" w14:textId="1C04665B" w:rsidR="00B836A9" w:rsidRPr="00B836A9" w:rsidRDefault="009923E4" w:rsidP="00164E8C">
      <w:pPr>
        <w:rPr>
          <w:lang w:val="en-FR"/>
        </w:rPr>
      </w:pPr>
      <w:r w:rsidRPr="009923E4">
        <w:rPr>
          <w:lang w:val="en-FR"/>
        </w:rPr>
        <w:t>With this foundation in place, attention now turns to a particularly important subclass of BQMs: Quadratic Unconstrained Binary Optimi</w:t>
      </w:r>
      <w:r w:rsidR="00164E8C">
        <w:rPr>
          <w:lang w:val="en-FR"/>
        </w:rPr>
        <w:t>s</w:t>
      </w:r>
      <w:r w:rsidRPr="009923E4">
        <w:rPr>
          <w:lang w:val="en-FR"/>
        </w:rPr>
        <w:t>ation (QUBO) problems.</w:t>
      </w:r>
    </w:p>
    <w:p w14:paraId="63743119" w14:textId="77DA97D3" w:rsidR="00F51B89" w:rsidRDefault="00F51B89" w:rsidP="00F51B89">
      <w:pPr>
        <w:pStyle w:val="Heading2"/>
      </w:pPr>
      <w:bookmarkStart w:id="19" w:name="_Toc205548969"/>
      <w:r>
        <w:t>QUBO</w:t>
      </w:r>
      <w:bookmarkEnd w:id="19"/>
    </w:p>
    <w:p w14:paraId="311077D5" w14:textId="2CD50200" w:rsidR="008B7DF4" w:rsidRPr="008B7DF4" w:rsidRDefault="00B31754" w:rsidP="001F4255">
      <w:r w:rsidRPr="00B31754">
        <w:t>Quadratic Unconstrained Binary Optimi</w:t>
      </w:r>
      <w:r>
        <w:t>s</w:t>
      </w:r>
      <w:r w:rsidRPr="00B31754">
        <w:t>ation (QUBO) is a specific formulation of binary optimisation where the entire problem</w:t>
      </w:r>
      <w:r>
        <w:t xml:space="preserve">, </w:t>
      </w:r>
      <w:r w:rsidRPr="00B31754">
        <w:t>both objectives and constraints</w:t>
      </w:r>
      <w:r>
        <w:t xml:space="preserve">, </w:t>
      </w:r>
      <w:r w:rsidRPr="00B31754">
        <w:t>is encoded as a single quadratic function over binary variables</w:t>
      </w:r>
      <w:r w:rsidR="0071494C">
        <w:t xml:space="preserve">. </w:t>
      </w:r>
      <w:r w:rsidRPr="00B31754">
        <w:t xml:space="preserve">Formally equivalent to the BQM, the QUBO model has become a standard in many modern optimisation frameworks due to its simplicity and versatility. Crucially, it is the native input format for quantum annealers such as those developed by D-Wave, making it a central tool in the field of quantum optimisation. This compatibility has driven widespread adoption of QUBO in both theoretical research and real-world applications involving combinatorial </w:t>
      </w:r>
      <w:r>
        <w:t>optimisation</w:t>
      </w:r>
      <w:r w:rsidR="008B7DF4" w:rsidRPr="008B7DF4">
        <w:t>. The energy function</w:t>
      </w:r>
      <w:r w:rsidR="0067290A">
        <w:t xml:space="preserve"> is defined as follow</w:t>
      </w:r>
      <w:r w:rsidR="008B7DF4" w:rsidRPr="008B7DF4">
        <w:t>:</w:t>
      </w:r>
    </w:p>
    <w:p w14:paraId="3EB047B7" w14:textId="0BBC15D2" w:rsidR="0067290A" w:rsidRPr="0067290A" w:rsidRDefault="00000000" w:rsidP="0067290A">
      <w:pPr>
        <w:pStyle w:val="p1"/>
        <w:rPr>
          <w:rFonts w:asciiTheme="majorBidi" w:eastAsiaTheme="minorEastAsia" w:hAnsiTheme="majorBidi" w:cstheme="majorBidi"/>
        </w:rPr>
      </w:pPr>
      <m:oMathPara>
        <m:oMath>
          <m:eqArr>
            <m:eqArrPr>
              <m:maxDist m:val="1"/>
              <m:ctrlPr>
                <w:rPr>
                  <w:rFonts w:ascii="Cambria Math" w:hAnsi="Cambria Math"/>
                  <w:i/>
                </w:rPr>
              </m:ctrlPr>
            </m:eqArrPr>
            <m:e>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.Q</m:t>
              </m:r>
              <m:r>
                <m:rPr>
                  <m:sty m:val="p"/>
                </m:rPr>
                <w:rPr>
                  <w:rFonts w:ascii="Cambria Math" w:hAnsi="Cambria Math"/>
                </w:rPr>
                <m:t>.</m:t>
              </m:r>
              <m:r>
                <w:rPr>
                  <w:rFonts w:ascii="Cambria Math" w:hAnsi="Cambria Math"/>
                </w:rPr>
                <m:t>x #</m:t>
              </m:r>
              <m:d>
                <m:dPr>
                  <m:ctrlPr>
                    <w:rPr>
                      <w:rFonts w:ascii="Cambria Math" w:hAnsi="Cambria Math"/>
                      <w:i/>
                    </w:rPr>
                  </m:ctrlPr>
                </m:dPr>
                <m:e>
                  <m:r>
                    <w:rPr>
                      <w:rFonts w:ascii="Cambria Math" w:hAnsi="Cambria Math"/>
                    </w:rPr>
                    <m:t>10</m:t>
                  </m:r>
                </m:e>
              </m:d>
            </m:e>
          </m:eqArr>
        </m:oMath>
      </m:oMathPara>
    </w:p>
    <w:p w14:paraId="36356605" w14:textId="5EEC8210" w:rsidR="00F5516C" w:rsidRDefault="0067290A" w:rsidP="001F4255">
      <w:r>
        <w:t>where</w:t>
      </w:r>
      <w:r w:rsidR="00F5516C" w:rsidRPr="00F5516C">
        <w:t xml:space="preserve"> </w:t>
      </w:r>
      <m:oMath>
        <m:r>
          <w:rPr>
            <w:rFonts w:ascii="Cambria Math" w:hAnsi="Cambria Math"/>
          </w:rPr>
          <m:t>Q</m:t>
        </m:r>
      </m:oMath>
      <w:r w:rsidR="00F5516C" w:rsidRPr="00F5516C">
        <w:t xml:space="preserve"> is a real-valued </w:t>
      </w:r>
      <w:r w:rsidR="00164E8C">
        <w:t>symmetric</w:t>
      </w:r>
      <w:r w:rsidR="00F5516C" w:rsidRPr="00F5516C">
        <w:t xml:space="preserve"> matrix containing both linear (diagonal</w:t>
      </w:r>
      <w:r w:rsidR="00F5516C">
        <w:t xml:space="preserve"> terms called </w:t>
      </w:r>
      <w:r w:rsidR="00F5516C" w:rsidRPr="008B7DF4">
        <w:t>biases</w:t>
      </w:r>
      <w:r w:rsidR="00F5516C" w:rsidRPr="00F5516C">
        <w:t>) and quadratic (off-diagonal</w:t>
      </w:r>
      <w:r w:rsidR="00F5516C">
        <w:t xml:space="preserve"> terms </w:t>
      </w:r>
      <w:r>
        <w:t>called couplers</w:t>
      </w:r>
      <w:r w:rsidR="00F5516C" w:rsidRPr="00F5516C">
        <w:t>) coefficients</w:t>
      </w:r>
      <w:r w:rsidR="00F5516C">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00F5516C">
        <w:t xml:space="preserve"> and </w:t>
      </w:r>
      <m:oMath>
        <m:sSub>
          <m:sSubPr>
            <m:ctrlPr>
              <w:rPr>
                <w:rFonts w:ascii="Cambria Math" w:hAnsi="Cambria Math"/>
                <w:i/>
              </w:rPr>
            </m:ctrlPr>
          </m:sSubPr>
          <m:e>
            <m:r>
              <w:rPr>
                <w:rFonts w:ascii="Cambria Math" w:hAnsi="Cambria Math"/>
              </w:rPr>
              <m:t>J</m:t>
            </m:r>
          </m:e>
          <m:sub>
            <m:r>
              <w:rPr>
                <w:rFonts w:ascii="Cambria Math" w:hAnsi="Cambria Math"/>
              </w:rPr>
              <m:t>ij</m:t>
            </m:r>
          </m:sub>
        </m:sSub>
      </m:oMath>
      <w:r w:rsidR="00F5516C">
        <w:t xml:space="preserve"> from BQM formulation)</w:t>
      </w:r>
      <w:r w:rsidR="00F5516C" w:rsidRPr="00F5516C">
        <w:t>. If the original problem is a maximi</w:t>
      </w:r>
      <w:r w:rsidR="00F5516C">
        <w:t>s</w:t>
      </w:r>
      <w:r w:rsidR="00F5516C" w:rsidRPr="00F5516C">
        <w:t>ation, it is simply negated to transform it into a minimi</w:t>
      </w:r>
      <w:r w:rsidR="00F5516C">
        <w:t>s</w:t>
      </w:r>
      <w:r w:rsidR="00F5516C" w:rsidRPr="00F5516C">
        <w:t>ation, as quantum annealers are designed to seek the ground (lowest energy) state.</w:t>
      </w:r>
    </w:p>
    <w:p w14:paraId="48CF6769" w14:textId="551E6727" w:rsidR="0067290A" w:rsidRPr="0067290A" w:rsidRDefault="0067290A" w:rsidP="0067290A">
      <w:pPr>
        <w:rPr>
          <w:lang w:val="en-FR"/>
        </w:rPr>
      </w:pPr>
      <w:r w:rsidRPr="0067290A">
        <w:rPr>
          <w:lang w:val="en-FR"/>
        </w:rPr>
        <w:t>The cost Hamiltonian</w:t>
      </w:r>
      <w:r>
        <w:rPr>
          <w:lang w:val="en-FR"/>
        </w:rPr>
        <w:t xml:space="preserve"> </w:t>
      </w:r>
      <m:oMath>
        <m:sSub>
          <m:sSubPr>
            <m:ctrlPr>
              <w:rPr>
                <w:rFonts w:ascii="Cambria Math" w:hAnsi="Cambria Math"/>
                <w:i/>
                <w:lang w:val="en-FR"/>
              </w:rPr>
            </m:ctrlPr>
          </m:sSubPr>
          <m:e>
            <m:r>
              <w:rPr>
                <w:rFonts w:ascii="Cambria Math" w:hAnsi="Cambria Math"/>
                <w:lang w:val="en-FR"/>
              </w:rPr>
              <m:t>H</m:t>
            </m:r>
          </m:e>
          <m:sub>
            <m:r>
              <w:rPr>
                <w:rFonts w:ascii="Cambria Math" w:hAnsi="Cambria Math"/>
                <w:lang w:val="en-FR"/>
              </w:rPr>
              <m:t>C</m:t>
            </m:r>
          </m:sub>
        </m:sSub>
      </m:oMath>
      <w:r>
        <w:rPr>
          <w:lang w:val="en-FR"/>
        </w:rPr>
        <w:t xml:space="preserve"> </w:t>
      </w:r>
      <w:r w:rsidRPr="0067290A">
        <w:rPr>
          <w:lang w:val="en-FR"/>
        </w:rPr>
        <w:t>is the quantum formulation of an optimi</w:t>
      </w:r>
      <w:r>
        <w:rPr>
          <w:lang w:val="en-FR"/>
        </w:rPr>
        <w:t>s</w:t>
      </w:r>
      <w:r w:rsidRPr="0067290A">
        <w:rPr>
          <w:lang w:val="en-FR"/>
        </w:rPr>
        <w:t xml:space="preserve">ation problem, where the classical objective function </w:t>
      </w:r>
      <w:r>
        <w:rPr>
          <w:lang w:val="en-FR"/>
        </w:rPr>
        <w:t>(Equation 9 or Equation 10)</w:t>
      </w:r>
      <w:r w:rsidRPr="0067290A">
        <w:rPr>
          <w:lang w:val="en-FR"/>
        </w:rPr>
        <w:t xml:space="preserve"> is mapped onto a quantum operator</w:t>
      </w:r>
      <w:r>
        <w:rPr>
          <w:lang w:val="en-FR"/>
        </w:rPr>
        <w:t xml:space="preserve"> </w:t>
      </w:r>
      <w:r w:rsidRPr="0067290A">
        <w:rPr>
          <w:lang w:val="en-FR"/>
        </w:rPr>
        <w:t xml:space="preserve">so that its ground state (lowest energy eigenstate) </w:t>
      </w:r>
      <w:r w:rsidRPr="0067290A">
        <w:rPr>
          <w:lang w:val="en-FR"/>
        </w:rPr>
        <w:lastRenderedPageBreak/>
        <w:t>corresponds to the optimal solution of the original problem.</w:t>
      </w:r>
    </w:p>
    <w:p w14:paraId="68182CA5" w14:textId="6C3CAB82" w:rsidR="00164E8C" w:rsidRDefault="0067290A" w:rsidP="00164E8C">
      <w:pPr>
        <w:rPr>
          <w:lang w:val="en-FR"/>
        </w:rPr>
      </w:pPr>
      <w:r>
        <w:t xml:space="preserve">To make an </w:t>
      </w:r>
      <w:r w:rsidR="00A95EED" w:rsidRPr="00A95EED">
        <w:rPr>
          <w:lang w:val="en-FR"/>
        </w:rPr>
        <w:t>objective</w:t>
      </w:r>
      <w:r w:rsidR="008C209B">
        <w:rPr>
          <w:lang w:val="en-FR"/>
        </w:rPr>
        <w:t xml:space="preserve"> function</w:t>
      </w:r>
      <w:r w:rsidR="00A95EED" w:rsidRPr="00A95EED">
        <w:rPr>
          <w:lang w:val="en-FR"/>
        </w:rPr>
        <w:t xml:space="preserve"> and </w:t>
      </w:r>
      <w:r w:rsidR="008C209B">
        <w:rPr>
          <w:lang w:val="en-FR"/>
        </w:rPr>
        <w:t xml:space="preserve">its </w:t>
      </w:r>
      <w:r w:rsidR="00A95EED" w:rsidRPr="00A95EED">
        <w:rPr>
          <w:lang w:val="en-FR"/>
        </w:rPr>
        <w:t>constraints "QUBO appropriate"</w:t>
      </w:r>
      <w:r w:rsidR="008C209B">
        <w:rPr>
          <w:lang w:val="en-FR"/>
        </w:rPr>
        <w:t xml:space="preserve">, the function must be </w:t>
      </w:r>
      <w:r w:rsidR="00A95EED" w:rsidRPr="008C209B">
        <w:rPr>
          <w:lang w:val="en-FR"/>
        </w:rPr>
        <w:t>a minimi</w:t>
      </w:r>
      <w:r w:rsidR="00CA6BD2" w:rsidRPr="008C209B">
        <w:rPr>
          <w:lang w:val="en-FR"/>
        </w:rPr>
        <w:t>sation</w:t>
      </w:r>
      <w:r w:rsidR="00A95EED" w:rsidRPr="008C209B">
        <w:rPr>
          <w:lang w:val="en-FR"/>
        </w:rPr>
        <w:t xml:space="preserve"> function</w:t>
      </w:r>
      <w:r w:rsidR="008C209B">
        <w:rPr>
          <w:lang w:val="en-FR"/>
        </w:rPr>
        <w:t>, and c</w:t>
      </w:r>
      <w:r w:rsidR="00A95EED" w:rsidRPr="008C209B">
        <w:rPr>
          <w:lang w:val="en-FR"/>
        </w:rPr>
        <w:t>onstraints</w:t>
      </w:r>
      <w:r w:rsidR="00164E8C">
        <w:rPr>
          <w:lang w:val="en-FR"/>
        </w:rPr>
        <w:t xml:space="preserve"> </w:t>
      </w:r>
      <w:r w:rsidR="00164E8C" w:rsidRPr="00164E8C">
        <w:rPr>
          <w:lang w:val="en-FR"/>
        </w:rPr>
        <w:t>are typically transformed into penalty terms that equal zero when the constraint is satisfied</w:t>
      </w:r>
      <w:r w:rsidR="00164E8C">
        <w:rPr>
          <w:lang w:val="en-FR"/>
        </w:rPr>
        <w:t xml:space="preserve"> and</w:t>
      </w:r>
      <w:r w:rsidR="00164E8C" w:rsidRPr="00164E8C">
        <w:rPr>
          <w:lang w:val="en-FR"/>
        </w:rPr>
        <w:t xml:space="preserve"> are strictly positive otherwise.</w:t>
      </w:r>
    </w:p>
    <w:p w14:paraId="13BB7A6A" w14:textId="3A8947AA" w:rsidR="00AC6980" w:rsidRDefault="003C2115" w:rsidP="00164E8C">
      <w:r>
        <w:t xml:space="preserve">The cost Hamiltonian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8C209B">
        <w:rPr>
          <w:rFonts w:eastAsiaTheme="minorEastAsia"/>
        </w:rPr>
        <w:t>, or quantum equivalent of the energy (or objective) function,</w:t>
      </w:r>
      <w:r w:rsidR="00430D46">
        <w:rPr>
          <w:rFonts w:eastAsiaTheme="minorEastAsia"/>
        </w:rPr>
        <w:t xml:space="preserve"> </w:t>
      </w:r>
      <w:r>
        <w:t>for a QUBO problem is constructed by mapping binary variables</w:t>
      </w:r>
      <w:r w:rsidR="00430D46">
        <w:t xml:space="preserve"> for the problem</w:t>
      </w:r>
      <w: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lit/>
          </m:rPr>
          <w:rPr>
            <w:rFonts w:ascii="Cambria Math" w:hAnsi="Cambria Math"/>
          </w:rPr>
          <m:t>{</m:t>
        </m:r>
        <m:r>
          <w:rPr>
            <w:rFonts w:ascii="Cambria Math" w:hAnsi="Cambria Math"/>
          </w:rPr>
          <m:t>0,1</m:t>
        </m:r>
        <m:r>
          <m:rPr>
            <m:lit/>
          </m:rPr>
          <w:rPr>
            <w:rFonts w:ascii="Cambria Math" w:hAnsi="Cambria Math"/>
          </w:rPr>
          <m:t>}</m:t>
        </m:r>
      </m:oMath>
      <w:r>
        <w:t xml:space="preserve"> to quantum observables via the transformation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 xml:space="preserve">1 - </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rPr>
              <m:t>2</m:t>
            </m:r>
          </m:den>
        </m:f>
      </m:oMath>
      <w:r>
        <w:t xml:space="preserve">, where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is the Pauli-Z operator. The resulting Hamiltonian acts diagonally in the computational basis and</w:t>
      </w:r>
      <w:r w:rsidR="00AC6980" w:rsidRPr="00471601">
        <w:t xml:space="preserve"> takes the form:</w:t>
      </w:r>
    </w:p>
    <w:p w14:paraId="4D6BF4AF" w14:textId="35F75DD1" w:rsidR="009923E4" w:rsidRPr="004C3008" w:rsidRDefault="00000000" w:rsidP="009923E4">
      <w:pPr>
        <w:pStyle w:val="p2"/>
        <w:rPr>
          <w:rStyle w:val="s1"/>
          <w:rFonts w:asciiTheme="majorBidi" w:eastAsiaTheme="minorEastAsia" w:hAnsiTheme="majorBidi" w:cstheme="majorBidi"/>
        </w:rPr>
      </w:pPr>
      <m:oMathPara>
        <m:oMath>
          <m:eqArr>
            <m:eqArrPr>
              <m:maxDist m:val="1"/>
              <m:ctrlPr>
                <w:rPr>
                  <w:rStyle w:val="s1"/>
                  <w:rFonts w:ascii="Cambria Math" w:hAnsi="Cambria Math"/>
                  <w:i/>
                </w:rPr>
              </m:ctrlPr>
            </m:eqArrPr>
            <m:e>
              <m:sSub>
                <m:sSubPr>
                  <m:ctrlPr>
                    <w:rPr>
                      <w:rStyle w:val="s1"/>
                      <w:rFonts w:ascii="Cambria Math" w:eastAsiaTheme="majorEastAsia" w:hAnsi="Cambria Math"/>
                      <w:i/>
                    </w:rPr>
                  </m:ctrlPr>
                </m:sSubPr>
                <m:e>
                  <m:r>
                    <w:rPr>
                      <w:rStyle w:val="s1"/>
                      <w:rFonts w:ascii="Cambria Math" w:eastAsiaTheme="majorEastAsia" w:hAnsi="Cambria Math"/>
                    </w:rPr>
                    <m:t>H</m:t>
                  </m:r>
                </m:e>
                <m:sub>
                  <m:r>
                    <w:rPr>
                      <w:rStyle w:val="s1"/>
                      <w:rFonts w:ascii="Cambria Math" w:eastAsiaTheme="majorEastAsia" w:hAnsi="Cambria Math"/>
                    </w:rPr>
                    <m:t>C</m:t>
                  </m:r>
                </m:sub>
              </m:sSub>
              <m:r>
                <w:rPr>
                  <w:rStyle w:val="s1"/>
                  <w:rFonts w:ascii="Cambria Math" w:eastAsiaTheme="majorEastAsia" w:hAnsi="Cambria Math"/>
                </w:rPr>
                <m:t xml:space="preserve">= </m:t>
              </m:r>
              <m:nary>
                <m:naryPr>
                  <m:chr m:val="∑"/>
                  <m:supHide m:val="1"/>
                  <m:ctrlPr>
                    <w:rPr>
                      <w:rStyle w:val="s1"/>
                      <w:rFonts w:ascii="Cambria Math" w:eastAsiaTheme="majorEastAsia" w:hAnsi="Cambria Math"/>
                      <w:i/>
                    </w:rPr>
                  </m:ctrlPr>
                </m:naryPr>
                <m:sub>
                  <m:r>
                    <w:rPr>
                      <w:rStyle w:val="s1"/>
                      <w:rFonts w:ascii="Cambria Math" w:eastAsiaTheme="majorEastAsia" w:hAnsi="Cambria Math"/>
                    </w:rPr>
                    <m:t>i</m:t>
                  </m:r>
                </m:sub>
                <m:sup/>
                <m:e>
                  <m:sSub>
                    <m:sSubPr>
                      <m:ctrlPr>
                        <w:rPr>
                          <w:rStyle w:val="s1"/>
                          <w:rFonts w:ascii="Cambria Math" w:eastAsiaTheme="majorEastAsia" w:hAnsi="Cambria Math"/>
                          <w:i/>
                        </w:rPr>
                      </m:ctrlPr>
                    </m:sSubPr>
                    <m:e>
                      <m:r>
                        <w:rPr>
                          <w:rStyle w:val="s1"/>
                          <w:rFonts w:ascii="Cambria Math" w:eastAsiaTheme="majorEastAsia" w:hAnsi="Cambria Math"/>
                        </w:rPr>
                        <m:t>Q</m:t>
                      </m:r>
                    </m:e>
                    <m:sub>
                      <m:r>
                        <w:rPr>
                          <w:rStyle w:val="s1"/>
                          <w:rFonts w:ascii="Cambria Math" w:eastAsiaTheme="majorEastAsia" w:hAnsi="Cambria Math"/>
                        </w:rPr>
                        <m:t>ii</m:t>
                      </m:r>
                    </m:sub>
                  </m:sSub>
                  <m:sSub>
                    <m:sSubPr>
                      <m:ctrlPr>
                        <w:rPr>
                          <w:rStyle w:val="s1"/>
                          <w:rFonts w:ascii="Cambria Math" w:eastAsiaTheme="majorEastAsia" w:hAnsi="Cambria Math"/>
                          <w:i/>
                        </w:rPr>
                      </m:ctrlPr>
                    </m:sSubPr>
                    <m:e>
                      <m:r>
                        <w:rPr>
                          <w:rStyle w:val="s1"/>
                          <w:rFonts w:ascii="Cambria Math" w:eastAsiaTheme="majorEastAsia" w:hAnsi="Cambria Math"/>
                        </w:rPr>
                        <m:t>x</m:t>
                      </m:r>
                    </m:e>
                    <m:sub>
                      <m:r>
                        <w:rPr>
                          <w:rStyle w:val="s1"/>
                          <w:rFonts w:ascii="Cambria Math" w:eastAsiaTheme="majorEastAsia" w:hAnsi="Cambria Math"/>
                        </w:rPr>
                        <m:t>i</m:t>
                      </m:r>
                    </m:sub>
                  </m:sSub>
                </m:e>
              </m:nary>
              <m:r>
                <w:rPr>
                  <w:rStyle w:val="s1"/>
                  <w:rFonts w:ascii="Cambria Math" w:eastAsiaTheme="majorEastAsia" w:hAnsi="Cambria Math"/>
                </w:rPr>
                <m:t xml:space="preserve">+ </m:t>
              </m:r>
              <m:nary>
                <m:naryPr>
                  <m:chr m:val="∑"/>
                  <m:supHide m:val="1"/>
                  <m:ctrlPr>
                    <w:rPr>
                      <w:rStyle w:val="s1"/>
                      <w:rFonts w:ascii="Cambria Math" w:eastAsiaTheme="majorEastAsia" w:hAnsi="Cambria Math"/>
                      <w:i/>
                    </w:rPr>
                  </m:ctrlPr>
                </m:naryPr>
                <m:sub>
                  <m:r>
                    <w:rPr>
                      <w:rStyle w:val="s1"/>
                      <w:rFonts w:ascii="Cambria Math" w:eastAsiaTheme="majorEastAsia" w:hAnsi="Cambria Math"/>
                    </w:rPr>
                    <m:t>i&lt;j</m:t>
                  </m:r>
                </m:sub>
                <m:sup/>
                <m:e>
                  <m:sSub>
                    <m:sSubPr>
                      <m:ctrlPr>
                        <w:rPr>
                          <w:rStyle w:val="s1"/>
                          <w:rFonts w:ascii="Cambria Math" w:eastAsiaTheme="majorEastAsia" w:hAnsi="Cambria Math"/>
                          <w:i/>
                        </w:rPr>
                      </m:ctrlPr>
                    </m:sSubPr>
                    <m:e>
                      <m:r>
                        <w:rPr>
                          <w:rStyle w:val="s1"/>
                          <w:rFonts w:ascii="Cambria Math" w:eastAsiaTheme="majorEastAsia" w:hAnsi="Cambria Math"/>
                        </w:rPr>
                        <m:t>Q</m:t>
                      </m:r>
                    </m:e>
                    <m:sub>
                      <m:r>
                        <w:rPr>
                          <w:rStyle w:val="s1"/>
                          <w:rFonts w:ascii="Cambria Math" w:eastAsiaTheme="majorEastAsia" w:hAnsi="Cambria Math"/>
                        </w:rPr>
                        <m:t>ij</m:t>
                      </m:r>
                    </m:sub>
                  </m:sSub>
                  <m:sSub>
                    <m:sSubPr>
                      <m:ctrlPr>
                        <w:rPr>
                          <w:rStyle w:val="s1"/>
                          <w:rFonts w:ascii="Cambria Math" w:eastAsiaTheme="majorEastAsia" w:hAnsi="Cambria Math"/>
                          <w:i/>
                        </w:rPr>
                      </m:ctrlPr>
                    </m:sSubPr>
                    <m:e>
                      <m:r>
                        <w:rPr>
                          <w:rStyle w:val="s1"/>
                          <w:rFonts w:ascii="Cambria Math" w:eastAsiaTheme="majorEastAsia" w:hAnsi="Cambria Math"/>
                        </w:rPr>
                        <m:t>x</m:t>
                      </m:r>
                    </m:e>
                    <m:sub>
                      <m:r>
                        <w:rPr>
                          <w:rStyle w:val="s1"/>
                          <w:rFonts w:ascii="Cambria Math" w:eastAsiaTheme="majorEastAsia" w:hAnsi="Cambria Math"/>
                        </w:rPr>
                        <m:t>i</m:t>
                      </m:r>
                    </m:sub>
                  </m:sSub>
                  <m:sSub>
                    <m:sSubPr>
                      <m:ctrlPr>
                        <w:rPr>
                          <w:rStyle w:val="s1"/>
                          <w:rFonts w:ascii="Cambria Math" w:eastAsiaTheme="majorEastAsia" w:hAnsi="Cambria Math"/>
                          <w:i/>
                        </w:rPr>
                      </m:ctrlPr>
                    </m:sSubPr>
                    <m:e>
                      <m:r>
                        <w:rPr>
                          <w:rStyle w:val="s1"/>
                          <w:rFonts w:ascii="Cambria Math" w:eastAsiaTheme="majorEastAsia" w:hAnsi="Cambria Math"/>
                        </w:rPr>
                        <m:t>x</m:t>
                      </m:r>
                    </m:e>
                    <m:sub>
                      <m:r>
                        <w:rPr>
                          <w:rStyle w:val="s1"/>
                          <w:rFonts w:ascii="Cambria Math" w:eastAsiaTheme="majorEastAsia" w:hAnsi="Cambria Math"/>
                        </w:rPr>
                        <m:t>j</m:t>
                      </m:r>
                    </m:sub>
                  </m:sSub>
                </m:e>
              </m:nary>
              <m:ctrlPr>
                <w:rPr>
                  <w:rStyle w:val="s1"/>
                  <w:rFonts w:ascii="Cambria Math" w:eastAsiaTheme="majorEastAsia" w:hAnsi="Cambria Math"/>
                  <w:i/>
                </w:rPr>
              </m:ctrlPr>
            </m:e>
          </m:eqArr>
        </m:oMath>
      </m:oMathPara>
    </w:p>
    <w:p w14:paraId="2DAA6E16" w14:textId="43CE99A2" w:rsidR="004C3008" w:rsidRDefault="00000000" w:rsidP="009923E4">
      <w:pPr>
        <w:pStyle w:val="p2"/>
        <w:rPr>
          <w:rStyle w:val="s1"/>
          <w:rFonts w:asciiTheme="majorBidi" w:eastAsiaTheme="minorEastAsia" w:hAnsiTheme="majorBidi" w:cstheme="majorBidi"/>
        </w:rPr>
      </w:pPr>
      <m:oMathPara>
        <m:oMath>
          <m:sSub>
            <m:sSubPr>
              <m:ctrlPr>
                <w:rPr>
                  <w:rStyle w:val="s1"/>
                  <w:rFonts w:ascii="Cambria Math" w:eastAsiaTheme="majorEastAsia" w:hAnsi="Cambria Math"/>
                  <w:i/>
                </w:rPr>
              </m:ctrlPr>
            </m:sSubPr>
            <m:e>
              <m:r>
                <w:rPr>
                  <w:rStyle w:val="s1"/>
                  <w:rFonts w:ascii="Cambria Math" w:eastAsiaTheme="majorEastAsia" w:hAnsi="Cambria Math"/>
                </w:rPr>
                <m:t>H</m:t>
              </m:r>
            </m:e>
            <m:sub>
              <m:r>
                <w:rPr>
                  <w:rStyle w:val="s1"/>
                  <w:rFonts w:ascii="Cambria Math" w:eastAsiaTheme="majorEastAsia" w:hAnsi="Cambria Math"/>
                </w:rPr>
                <m:t>C</m:t>
              </m:r>
            </m:sub>
          </m:sSub>
          <m:r>
            <w:rPr>
              <w:rStyle w:val="s1"/>
              <w:rFonts w:ascii="Cambria Math" w:eastAsiaTheme="majorEastAsia" w:hAnsi="Cambria Math"/>
            </w:rPr>
            <m:t>=</m:t>
          </m:r>
          <m:nary>
            <m:naryPr>
              <m:chr m:val="∑"/>
              <m:supHide m:val="1"/>
              <m:ctrlPr>
                <w:rPr>
                  <w:rStyle w:val="s1"/>
                  <w:rFonts w:ascii="Cambria Math" w:eastAsiaTheme="majorEastAsia" w:hAnsi="Cambria Math"/>
                  <w:i/>
                </w:rPr>
              </m:ctrlPr>
            </m:naryPr>
            <m:sub>
              <m:r>
                <w:rPr>
                  <w:rStyle w:val="s1"/>
                  <w:rFonts w:ascii="Cambria Math" w:eastAsiaTheme="majorEastAsia" w:hAnsi="Cambria Math"/>
                </w:rPr>
                <m:t>i</m:t>
              </m:r>
            </m:sub>
            <m:sup/>
            <m:e>
              <m:sSub>
                <m:sSubPr>
                  <m:ctrlPr>
                    <w:rPr>
                      <w:rStyle w:val="s1"/>
                      <w:rFonts w:ascii="Cambria Math" w:eastAsiaTheme="majorEastAsia" w:hAnsi="Cambria Math"/>
                      <w:i/>
                    </w:rPr>
                  </m:ctrlPr>
                </m:sSubPr>
                <m:e>
                  <m:r>
                    <w:rPr>
                      <w:rStyle w:val="s1"/>
                      <w:rFonts w:ascii="Cambria Math" w:eastAsiaTheme="majorEastAsia" w:hAnsi="Cambria Math"/>
                    </w:rPr>
                    <m:t>Q</m:t>
                  </m:r>
                </m:e>
                <m:sub>
                  <m:r>
                    <w:rPr>
                      <w:rStyle w:val="s1"/>
                      <w:rFonts w:ascii="Cambria Math" w:eastAsiaTheme="majorEastAsia" w:hAnsi="Cambria Math"/>
                    </w:rPr>
                    <m:t>ii</m:t>
                  </m:r>
                </m:sub>
              </m:sSub>
              <m:f>
                <m:fPr>
                  <m:ctrlPr>
                    <w:rPr>
                      <w:rFonts w:ascii="Cambria Math" w:eastAsiaTheme="minorHAnsi" w:hAnsi="Cambria Math" w:cstheme="majorBidi"/>
                      <w:i/>
                      <w:kern w:val="2"/>
                      <w:lang w:val="en-GB" w:eastAsia="en-US"/>
                      <w14:ligatures w14:val="standardContextual"/>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rPr>
                    <m:t>2</m:t>
                  </m:r>
                </m:den>
              </m:f>
            </m:e>
          </m:nary>
          <m:r>
            <w:rPr>
              <w:rStyle w:val="s1"/>
              <w:rFonts w:ascii="Cambria Math" w:eastAsiaTheme="majorEastAsia" w:hAnsi="Cambria Math"/>
            </w:rPr>
            <m:t>+</m:t>
          </m:r>
          <m:nary>
            <m:naryPr>
              <m:chr m:val="∑"/>
              <m:supHide m:val="1"/>
              <m:ctrlPr>
                <w:rPr>
                  <w:rStyle w:val="s1"/>
                  <w:rFonts w:ascii="Cambria Math" w:eastAsiaTheme="majorEastAsia" w:hAnsi="Cambria Math"/>
                  <w:i/>
                </w:rPr>
              </m:ctrlPr>
            </m:naryPr>
            <m:sub>
              <m:r>
                <w:rPr>
                  <w:rStyle w:val="s1"/>
                  <w:rFonts w:ascii="Cambria Math" w:eastAsiaTheme="majorEastAsia" w:hAnsi="Cambria Math"/>
                </w:rPr>
                <m:t>i&lt;j</m:t>
              </m:r>
            </m:sub>
            <m:sup/>
            <m:e>
              <m:sSub>
                <m:sSubPr>
                  <m:ctrlPr>
                    <w:rPr>
                      <w:rStyle w:val="s1"/>
                      <w:rFonts w:ascii="Cambria Math" w:eastAsiaTheme="majorEastAsia" w:hAnsi="Cambria Math"/>
                      <w:i/>
                    </w:rPr>
                  </m:ctrlPr>
                </m:sSubPr>
                <m:e>
                  <m:r>
                    <w:rPr>
                      <w:rStyle w:val="s1"/>
                      <w:rFonts w:ascii="Cambria Math" w:eastAsiaTheme="majorEastAsia" w:hAnsi="Cambria Math"/>
                    </w:rPr>
                    <m:t>Q</m:t>
                  </m:r>
                </m:e>
                <m:sub>
                  <m:r>
                    <w:rPr>
                      <w:rStyle w:val="s1"/>
                      <w:rFonts w:ascii="Cambria Math" w:eastAsiaTheme="majorEastAsia" w:hAnsi="Cambria Math"/>
                    </w:rPr>
                    <m:t>ij</m:t>
                  </m:r>
                </m:sub>
              </m:sSub>
              <m:f>
                <m:fPr>
                  <m:ctrlPr>
                    <w:rPr>
                      <w:rFonts w:ascii="Cambria Math" w:eastAsiaTheme="minorHAnsi" w:hAnsi="Cambria Math" w:cstheme="majorBidi"/>
                      <w:i/>
                      <w:kern w:val="2"/>
                      <w:lang w:val="en-GB" w:eastAsia="en-US"/>
                      <w14:ligatures w14:val="standardContextual"/>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j</m:t>
                      </m:r>
                    </m:sub>
                  </m:sSub>
                </m:num>
                <m:den>
                  <m:r>
                    <w:rPr>
                      <w:rFonts w:ascii="Cambria Math" w:hAnsi="Cambria Math"/>
                    </w:rPr>
                    <m:t>4</m:t>
                  </m:r>
                </m:den>
              </m:f>
            </m:e>
          </m:nary>
        </m:oMath>
      </m:oMathPara>
    </w:p>
    <w:p w14:paraId="0883B1EB" w14:textId="112D8430" w:rsidR="004C3008" w:rsidRDefault="004C3008" w:rsidP="004C3008">
      <w:pPr>
        <w:rPr>
          <w:rStyle w:val="s1"/>
          <w:rFonts w:eastAsiaTheme="minorEastAsia"/>
        </w:rPr>
      </w:pPr>
      <w:r>
        <w:rPr>
          <w:rStyle w:val="s1"/>
          <w:rFonts w:eastAsiaTheme="minorEastAsia"/>
        </w:rPr>
        <w:t>which takes the canonical from:</w:t>
      </w:r>
    </w:p>
    <w:p w14:paraId="014D99D2" w14:textId="0009AA6A" w:rsidR="004C3008" w:rsidRPr="004C3008" w:rsidRDefault="00000000" w:rsidP="004C3008">
      <w:pPr>
        <w:pStyle w:val="p2"/>
        <w:rPr>
          <w:rStyle w:val="s1"/>
          <w:rFonts w:asciiTheme="majorBidi" w:eastAsiaTheme="minorEastAsia" w:hAnsiTheme="majorBidi" w:cstheme="majorBidi"/>
        </w:rPr>
      </w:pPr>
      <m:oMathPara>
        <m:oMath>
          <m:eqArr>
            <m:eqArrPr>
              <m:maxDist m:val="1"/>
              <m:ctrlPr>
                <w:rPr>
                  <w:rStyle w:val="s1"/>
                  <w:rFonts w:ascii="Cambria Math" w:eastAsiaTheme="majorEastAsia" w:hAnsi="Cambria Math"/>
                  <w:i/>
                </w:rPr>
              </m:ctrlPr>
            </m:eqArrPr>
            <m:e>
              <m:sSub>
                <m:sSubPr>
                  <m:ctrlPr>
                    <w:rPr>
                      <w:rStyle w:val="s1"/>
                      <w:rFonts w:ascii="Cambria Math" w:eastAsiaTheme="majorEastAsia" w:hAnsi="Cambria Math"/>
                      <w:i/>
                    </w:rPr>
                  </m:ctrlPr>
                </m:sSubPr>
                <m:e>
                  <m:r>
                    <w:rPr>
                      <w:rStyle w:val="s1"/>
                      <w:rFonts w:ascii="Cambria Math" w:eastAsiaTheme="majorEastAsia" w:hAnsi="Cambria Math"/>
                    </w:rPr>
                    <m:t>H</m:t>
                  </m:r>
                </m:e>
                <m:sub>
                  <m:r>
                    <w:rPr>
                      <w:rStyle w:val="s1"/>
                      <w:rFonts w:ascii="Cambria Math" w:eastAsiaTheme="majorEastAsia" w:hAnsi="Cambria Math"/>
                    </w:rPr>
                    <m:t>C</m:t>
                  </m:r>
                </m:sub>
              </m:sSub>
              <m:r>
                <w:rPr>
                  <w:rStyle w:val="s1"/>
                  <w:rFonts w:ascii="Cambria Math" w:eastAsiaTheme="majorEastAsia" w:hAnsi="Cambria Math"/>
                </w:rPr>
                <m:t xml:space="preserve">= </m:t>
              </m:r>
              <m:nary>
                <m:naryPr>
                  <m:chr m:val="∑"/>
                  <m:supHide m:val="1"/>
                  <m:ctrlPr>
                    <w:rPr>
                      <w:rStyle w:val="s1"/>
                      <w:rFonts w:ascii="Cambria Math" w:eastAsiaTheme="majorEastAsia" w:hAnsi="Cambria Math"/>
                      <w:i/>
                    </w:rPr>
                  </m:ctrlPr>
                </m:naryPr>
                <m:sub>
                  <m:r>
                    <w:rPr>
                      <w:rStyle w:val="s1"/>
                      <w:rFonts w:ascii="Cambria Math" w:eastAsiaTheme="majorEastAsia" w:hAnsi="Cambria Math"/>
                    </w:rPr>
                    <m:t>i</m:t>
                  </m:r>
                </m:sub>
                <m:sup/>
                <m:e>
                  <m:sSub>
                    <m:sSubPr>
                      <m:ctrlPr>
                        <w:rPr>
                          <w:rStyle w:val="s1"/>
                          <w:rFonts w:ascii="Cambria Math" w:eastAsiaTheme="majorEastAsia" w:hAnsi="Cambria Math"/>
                          <w:i/>
                        </w:rPr>
                      </m:ctrlPr>
                    </m:sSubPr>
                    <m:e>
                      <m:r>
                        <w:rPr>
                          <w:rStyle w:val="s1"/>
                          <w:rFonts w:ascii="Cambria Math" w:eastAsiaTheme="majorEastAsia" w:hAnsi="Cambria Math"/>
                        </w:rPr>
                        <m:t>α</m:t>
                      </m:r>
                    </m:e>
                    <m:sub>
                      <m:r>
                        <w:rPr>
                          <w:rStyle w:val="s1"/>
                          <w:rFonts w:ascii="Cambria Math" w:eastAsiaTheme="majorEastAsia" w:hAnsi="Cambria Math"/>
                        </w:rPr>
                        <m:t>i</m:t>
                      </m:r>
                    </m:sub>
                  </m:sSub>
                  <m:sSub>
                    <m:sSubPr>
                      <m:ctrlPr>
                        <w:rPr>
                          <w:rStyle w:val="s1"/>
                          <w:rFonts w:ascii="Cambria Math" w:eastAsiaTheme="majorEastAsia" w:hAnsi="Cambria Math"/>
                          <w:i/>
                        </w:rPr>
                      </m:ctrlPr>
                    </m:sSubPr>
                    <m:e>
                      <m:r>
                        <w:rPr>
                          <w:rStyle w:val="s1"/>
                          <w:rFonts w:ascii="Cambria Math" w:eastAsiaTheme="majorEastAsia" w:hAnsi="Cambria Math"/>
                        </w:rPr>
                        <m:t>Z</m:t>
                      </m:r>
                    </m:e>
                    <m:sub>
                      <m:r>
                        <w:rPr>
                          <w:rStyle w:val="s1"/>
                          <w:rFonts w:ascii="Cambria Math" w:eastAsiaTheme="majorEastAsia" w:hAnsi="Cambria Math"/>
                        </w:rPr>
                        <m:t>i</m:t>
                      </m:r>
                    </m:sub>
                  </m:sSub>
                </m:e>
              </m:nary>
              <m:r>
                <w:rPr>
                  <w:rStyle w:val="s1"/>
                  <w:rFonts w:ascii="Cambria Math" w:eastAsiaTheme="majorEastAsia" w:hAnsi="Cambria Math"/>
                </w:rPr>
                <m:t xml:space="preserve">+ </m:t>
              </m:r>
              <m:nary>
                <m:naryPr>
                  <m:chr m:val="∑"/>
                  <m:supHide m:val="1"/>
                  <m:ctrlPr>
                    <w:rPr>
                      <w:rStyle w:val="s1"/>
                      <w:rFonts w:ascii="Cambria Math" w:eastAsiaTheme="majorEastAsia" w:hAnsi="Cambria Math"/>
                      <w:i/>
                    </w:rPr>
                  </m:ctrlPr>
                </m:naryPr>
                <m:sub>
                  <m:r>
                    <w:rPr>
                      <w:rStyle w:val="s1"/>
                      <w:rFonts w:ascii="Cambria Math" w:eastAsiaTheme="majorEastAsia" w:hAnsi="Cambria Math"/>
                    </w:rPr>
                    <m:t>i&lt;j</m:t>
                  </m:r>
                </m:sub>
                <m:sup/>
                <m:e>
                  <m:sSub>
                    <m:sSubPr>
                      <m:ctrlPr>
                        <w:rPr>
                          <w:rStyle w:val="s1"/>
                          <w:rFonts w:ascii="Cambria Math" w:eastAsiaTheme="majorEastAsia" w:hAnsi="Cambria Math"/>
                          <w:i/>
                        </w:rPr>
                      </m:ctrlPr>
                    </m:sSubPr>
                    <m:e>
                      <m:r>
                        <w:rPr>
                          <w:rStyle w:val="s1"/>
                          <w:rFonts w:ascii="Cambria Math" w:eastAsiaTheme="majorEastAsia" w:hAnsi="Cambria Math"/>
                        </w:rPr>
                        <m:t>β</m:t>
                      </m:r>
                    </m:e>
                    <m:sub>
                      <m:r>
                        <w:rPr>
                          <w:rStyle w:val="s1"/>
                          <w:rFonts w:ascii="Cambria Math" w:eastAsiaTheme="majorEastAsia" w:hAnsi="Cambria Math"/>
                        </w:rPr>
                        <m:t>ij</m:t>
                      </m:r>
                    </m:sub>
                  </m:sSub>
                  <m:sSub>
                    <m:sSubPr>
                      <m:ctrlPr>
                        <w:rPr>
                          <w:rFonts w:ascii="Cambria Math" w:eastAsiaTheme="minorHAnsi" w:hAnsi="Cambria Math" w:cstheme="majorBidi"/>
                          <w:i/>
                          <w:kern w:val="2"/>
                          <w:lang w:val="en-GB" w:eastAsia="en-US"/>
                          <w14:ligatures w14:val="standardContextual"/>
                        </w:rPr>
                      </m:ctrlPr>
                    </m:sSubPr>
                    <m:e>
                      <m:r>
                        <w:rPr>
                          <w:rFonts w:ascii="Cambria Math" w:eastAsiaTheme="minorHAnsi" w:hAnsi="Cambria Math" w:cstheme="majorBidi"/>
                          <w:kern w:val="2"/>
                          <w:lang w:val="en-GB" w:eastAsia="en-US"/>
                          <w14:ligatures w14:val="standardContextual"/>
                        </w:rPr>
                        <m:t>Z</m:t>
                      </m:r>
                    </m:e>
                    <m:sub>
                      <m:r>
                        <w:rPr>
                          <w:rFonts w:ascii="Cambria Math" w:eastAsiaTheme="minorHAnsi" w:hAnsi="Cambria Math" w:cstheme="majorBidi"/>
                          <w:kern w:val="2"/>
                          <w:lang w:val="en-GB" w:eastAsia="en-US"/>
                          <w14:ligatures w14:val="standardContextual"/>
                        </w:rPr>
                        <m:t>i</m:t>
                      </m:r>
                    </m:sub>
                  </m:sSub>
                  <m:sSub>
                    <m:sSubPr>
                      <m:ctrlPr>
                        <w:rPr>
                          <w:rFonts w:ascii="Cambria Math" w:eastAsiaTheme="minorHAnsi" w:hAnsi="Cambria Math" w:cstheme="majorBidi"/>
                          <w:i/>
                          <w:kern w:val="2"/>
                          <w:lang w:val="en-GB" w:eastAsia="en-US"/>
                          <w14:ligatures w14:val="standardContextual"/>
                        </w:rPr>
                      </m:ctrlPr>
                    </m:sSubPr>
                    <m:e>
                      <m:r>
                        <w:rPr>
                          <w:rFonts w:ascii="Cambria Math" w:eastAsiaTheme="minorHAnsi" w:hAnsi="Cambria Math" w:cstheme="majorBidi"/>
                          <w:kern w:val="2"/>
                          <w:lang w:val="en-GB" w:eastAsia="en-US"/>
                          <w14:ligatures w14:val="standardContextual"/>
                        </w:rPr>
                        <m:t>Z</m:t>
                      </m:r>
                    </m:e>
                    <m:sub>
                      <m:r>
                        <w:rPr>
                          <w:rFonts w:ascii="Cambria Math" w:eastAsiaTheme="minorHAnsi" w:hAnsi="Cambria Math" w:cstheme="majorBidi"/>
                          <w:kern w:val="2"/>
                          <w:lang w:val="en-GB" w:eastAsia="en-US"/>
                          <w14:ligatures w14:val="standardContextual"/>
                        </w:rPr>
                        <m:t>j</m:t>
                      </m:r>
                    </m:sub>
                  </m:sSub>
                </m:e>
              </m:nary>
              <m:r>
                <w:rPr>
                  <w:rStyle w:val="s1"/>
                  <w:rFonts w:ascii="Cambria Math" w:eastAsiaTheme="majorEastAsia" w:hAnsi="Cambria Math"/>
                </w:rPr>
                <m:t>+cte#</m:t>
              </m:r>
              <m:d>
                <m:dPr>
                  <m:ctrlPr>
                    <w:rPr>
                      <w:rStyle w:val="s1"/>
                      <w:rFonts w:ascii="Cambria Math" w:eastAsiaTheme="majorEastAsia" w:hAnsi="Cambria Math"/>
                      <w:i/>
                    </w:rPr>
                  </m:ctrlPr>
                </m:dPr>
                <m:e>
                  <m:r>
                    <w:rPr>
                      <w:rStyle w:val="s1"/>
                      <w:rFonts w:ascii="Cambria Math" w:eastAsiaTheme="majorEastAsia" w:hAnsi="Cambria Math"/>
                    </w:rPr>
                    <m:t>11</m:t>
                  </m:r>
                </m:e>
              </m:d>
            </m:e>
          </m:eqArr>
        </m:oMath>
      </m:oMathPara>
    </w:p>
    <w:p w14:paraId="101D27E1" w14:textId="3C21676F" w:rsidR="004C3008" w:rsidRDefault="00000000" w:rsidP="004C3008">
      <w:pPr>
        <w:pStyle w:val="p2"/>
        <w:spacing w:before="0" w:beforeAutospacing="0" w:after="0" w:afterAutospacing="0"/>
        <w:jc w:val="both"/>
        <w:rPr>
          <w:rStyle w:val="s1"/>
          <w:rFonts w:asciiTheme="majorBidi" w:eastAsiaTheme="minorEastAsia" w:hAnsiTheme="majorBidi" w:cstheme="majorBidi"/>
          <w:i/>
        </w:rPr>
      </w:pPr>
      <m:oMath>
        <m:sSub>
          <m:sSubPr>
            <m:ctrlPr>
              <w:rPr>
                <w:rStyle w:val="s1"/>
                <w:rFonts w:ascii="Cambria Math" w:eastAsiaTheme="minorEastAsia" w:hAnsi="Cambria Math" w:cstheme="majorBidi"/>
                <w:i/>
              </w:rPr>
            </m:ctrlPr>
          </m:sSubPr>
          <m:e>
            <m:r>
              <w:rPr>
                <w:rStyle w:val="s1"/>
                <w:rFonts w:ascii="Cambria Math" w:eastAsiaTheme="minorEastAsia" w:hAnsi="Cambria Math" w:cstheme="majorBidi"/>
              </w:rPr>
              <m:t>α</m:t>
            </m:r>
          </m:e>
          <m:sub>
            <m:r>
              <w:rPr>
                <w:rStyle w:val="s1"/>
                <w:rFonts w:ascii="Cambria Math" w:eastAsiaTheme="minorEastAsia" w:hAnsi="Cambria Math" w:cstheme="majorBidi"/>
              </w:rPr>
              <m:t>i</m:t>
            </m:r>
          </m:sub>
        </m:sSub>
      </m:oMath>
      <w:r w:rsidR="004C3008" w:rsidRPr="004C3008">
        <w:rPr>
          <w:rStyle w:val="s1"/>
          <w:rFonts w:asciiTheme="majorBidi" w:eastAsiaTheme="minorEastAsia" w:hAnsiTheme="majorBidi" w:cstheme="majorBidi"/>
          <w:i/>
        </w:rPr>
        <w:t xml:space="preserve"> and </w:t>
      </w:r>
      <m:oMath>
        <m:sSub>
          <m:sSubPr>
            <m:ctrlPr>
              <w:rPr>
                <w:rStyle w:val="s1"/>
                <w:rFonts w:ascii="Cambria Math" w:eastAsiaTheme="minorEastAsia" w:hAnsi="Cambria Math" w:cstheme="majorBidi"/>
                <w:i/>
              </w:rPr>
            </m:ctrlPr>
          </m:sSubPr>
          <m:e>
            <m:r>
              <w:rPr>
                <w:rStyle w:val="s1"/>
                <w:rFonts w:ascii="Cambria Math" w:eastAsiaTheme="minorEastAsia" w:hAnsi="Cambria Math" w:cstheme="majorBidi"/>
              </w:rPr>
              <m:t>β</m:t>
            </m:r>
          </m:e>
          <m:sub>
            <m:r>
              <w:rPr>
                <w:rStyle w:val="s1"/>
                <w:rFonts w:ascii="Cambria Math" w:eastAsiaTheme="minorEastAsia" w:hAnsi="Cambria Math" w:cstheme="majorBidi"/>
              </w:rPr>
              <m:t>ij</m:t>
            </m:r>
          </m:sub>
        </m:sSub>
      </m:oMath>
      <w:r w:rsidR="004C3008" w:rsidRPr="004C3008">
        <w:rPr>
          <w:rStyle w:val="s1"/>
          <w:rFonts w:asciiTheme="majorBidi" w:eastAsiaTheme="minorEastAsia" w:hAnsiTheme="majorBidi" w:cstheme="majorBidi"/>
          <w:i/>
        </w:rPr>
        <w:t xml:space="preserve"> are derived </w:t>
      </w:r>
      <w:r w:rsidR="009A5EBE" w:rsidRPr="009A5EBE">
        <w:rPr>
          <w:rStyle w:val="s1"/>
          <w:rFonts w:asciiTheme="majorBidi" w:eastAsiaTheme="minorEastAsia" w:hAnsiTheme="majorBidi" w:cstheme="majorBidi"/>
          <w:i/>
        </w:rPr>
        <w:t>by substituting the QUBO variables into Pauli-Z space and collecting coefficients on linear and quadratic terms.</w:t>
      </w:r>
    </w:p>
    <w:p w14:paraId="2EC17C14" w14:textId="77777777" w:rsidR="004C3008" w:rsidRPr="004C3008" w:rsidRDefault="004C3008" w:rsidP="004C3008">
      <w:pPr>
        <w:pStyle w:val="p2"/>
        <w:spacing w:before="0" w:beforeAutospacing="0" w:after="0" w:afterAutospacing="0"/>
        <w:jc w:val="both"/>
        <w:rPr>
          <w:rStyle w:val="s1"/>
          <w:rFonts w:asciiTheme="majorBidi" w:eastAsiaTheme="minorEastAsia" w:hAnsiTheme="majorBidi" w:cstheme="majorBidi"/>
          <w:iCs/>
        </w:rPr>
      </w:pPr>
    </w:p>
    <w:p w14:paraId="44D026FB" w14:textId="6CAD7007" w:rsidR="004C3008" w:rsidRDefault="004C3008" w:rsidP="004C3008">
      <w:pPr>
        <w:rPr>
          <w:rStyle w:val="s1"/>
          <w:rFonts w:eastAsiaTheme="minorEastAsia"/>
        </w:rPr>
      </w:pPr>
      <w:r>
        <w:rPr>
          <w:rStyle w:val="s1"/>
          <w:rFonts w:eastAsiaTheme="minorEastAsia"/>
        </w:rPr>
        <w:t xml:space="preserve">with </w:t>
      </w:r>
      <w:r w:rsidRPr="004C3008">
        <w:rPr>
          <w:rStyle w:val="s1"/>
          <w:rFonts w:eastAsiaTheme="minorEastAsia"/>
        </w:rPr>
        <w:t>a constant energy shift (</w:t>
      </w:r>
      <w:r w:rsidR="00EF622F" w:rsidRPr="0077742F">
        <w:rPr>
          <w:lang w:val="en-FR"/>
        </w:rPr>
        <w:t>do not affect the optimisation landscape, since they merely shift the energy spectrum without altering the location of the minimum</w:t>
      </w:r>
      <w:r w:rsidRPr="004C3008">
        <w:rPr>
          <w:rStyle w:val="s1"/>
          <w:rFonts w:eastAsiaTheme="minorEastAsia"/>
        </w:rPr>
        <w:t>).</w:t>
      </w:r>
    </w:p>
    <w:p w14:paraId="78F694BA" w14:textId="05133639" w:rsidR="009A5EBE" w:rsidRPr="009A5EBE" w:rsidRDefault="009A5EBE" w:rsidP="004C3008">
      <w:pPr>
        <w:rPr>
          <w:rStyle w:val="s1"/>
          <w:rFonts w:eastAsiaTheme="minorEastAsia"/>
          <w:lang w:val="en-FR"/>
        </w:rPr>
      </w:pPr>
      <w:r w:rsidRPr="009A5EBE">
        <w:rPr>
          <w:rStyle w:val="s1"/>
          <w:rFonts w:eastAsiaTheme="minorEastAsia"/>
          <w:lang w:val="en-FR"/>
        </w:rPr>
        <w:t xml:space="preserve">The </w:t>
      </w:r>
      <w:r>
        <w:rPr>
          <w:rStyle w:val="s1"/>
          <w:rFonts w:eastAsiaTheme="minorEastAsia"/>
          <w:lang w:val="en-FR"/>
        </w:rPr>
        <w:t>Equation 11</w:t>
      </w:r>
      <w:r w:rsidRPr="009A5EBE">
        <w:rPr>
          <w:rStyle w:val="s1"/>
          <w:rFonts w:eastAsiaTheme="minorEastAsia"/>
          <w:lang w:val="en-FR"/>
        </w:rPr>
        <w:t xml:space="preserve"> derived from a QUBO problem provides a structured quantum operator whose ground state encodes the optimal solution. While quantum annealing directly exploits this structure through adiabatic evolution, gate-based quantum comput</w:t>
      </w:r>
      <w:r>
        <w:rPr>
          <w:rStyle w:val="s1"/>
          <w:rFonts w:eastAsiaTheme="minorEastAsia"/>
          <w:lang w:val="en-FR"/>
        </w:rPr>
        <w:t xml:space="preserve">ing approach </w:t>
      </w:r>
      <w:r w:rsidRPr="009A5EBE">
        <w:rPr>
          <w:rStyle w:val="s1"/>
          <w:rFonts w:eastAsiaTheme="minorEastAsia"/>
          <w:lang w:val="en-FR"/>
        </w:rPr>
        <w:t xml:space="preserve">can also leverage this formulation. </w:t>
      </w:r>
      <w:r>
        <w:rPr>
          <w:rStyle w:val="s1"/>
          <w:rFonts w:eastAsiaTheme="minorEastAsia"/>
          <w:lang w:val="en-FR"/>
        </w:rPr>
        <w:t>The</w:t>
      </w:r>
      <w:r w:rsidRPr="009A5EBE">
        <w:rPr>
          <w:rStyle w:val="s1"/>
          <w:rFonts w:eastAsiaTheme="minorEastAsia"/>
          <w:lang w:val="en-FR"/>
        </w:rPr>
        <w:t xml:space="preserve"> Quantum Approximate Optimi</w:t>
      </w:r>
      <w:r>
        <w:rPr>
          <w:rStyle w:val="s1"/>
          <w:rFonts w:eastAsiaTheme="minorEastAsia"/>
          <w:lang w:val="en-FR"/>
        </w:rPr>
        <w:t>s</w:t>
      </w:r>
      <w:r w:rsidRPr="009A5EBE">
        <w:rPr>
          <w:rStyle w:val="s1"/>
          <w:rFonts w:eastAsiaTheme="minorEastAsia"/>
          <w:lang w:val="en-FR"/>
        </w:rPr>
        <w:t xml:space="preserve">ation Algorithm (QAOA) stands out as a </w:t>
      </w:r>
      <w:r w:rsidRPr="009A5EBE">
        <w:rPr>
          <w:rStyle w:val="s1"/>
          <w:rFonts w:eastAsiaTheme="minorEastAsia"/>
          <w:lang w:val="en-FR"/>
        </w:rPr>
        <w:t>variational approach that alternates between applying the cost Hamiltonian and a mixing Hamiltonian to progressively guide a quantum system toward optimal or near-optimal solutions.</w:t>
      </w:r>
    </w:p>
    <w:p w14:paraId="133AC813" w14:textId="03EEFD1B" w:rsidR="00A95EED" w:rsidRDefault="00F51B89" w:rsidP="00F51B89">
      <w:pPr>
        <w:pStyle w:val="Heading2"/>
      </w:pPr>
      <w:bookmarkStart w:id="20" w:name="_Toc205548970"/>
      <w:r>
        <w:t>QAOA</w:t>
      </w:r>
      <w:bookmarkEnd w:id="20"/>
    </w:p>
    <w:p w14:paraId="33E26BC8" w14:textId="29D6C058" w:rsidR="00B20A4B" w:rsidRDefault="008B7DF4" w:rsidP="00B20A4B">
      <w:r>
        <w:t>I</w:t>
      </w:r>
      <w:r w:rsidR="00471601" w:rsidRPr="00471601">
        <w:t xml:space="preserve">n gate-based quantum computing, QUBO formulations are not used </w:t>
      </w:r>
      <w:r w:rsidR="00471601" w:rsidRPr="00E24997">
        <w:rPr>
          <w:i/>
          <w:iCs/>
        </w:rPr>
        <w:t>per se</w:t>
      </w:r>
      <w:r w:rsidR="00471601" w:rsidRPr="00471601">
        <w:t xml:space="preserve">; instead, they are </w:t>
      </w:r>
      <w:r w:rsidR="009A5EBE">
        <w:t xml:space="preserve">generally </w:t>
      </w:r>
      <w:r w:rsidR="00471601" w:rsidRPr="00471601">
        <w:t>first translated into a cost Hamiltonian</w:t>
      </w:r>
      <w:r w:rsidR="00E24997">
        <w:t xml:space="preserve">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471601" w:rsidRPr="00471601">
        <w:t xml:space="preserve"> </w:t>
      </w:r>
      <w:r w:rsidR="00E24997">
        <w:t>which</w:t>
      </w:r>
      <w:r w:rsidR="00471601" w:rsidRPr="00471601">
        <w:t xml:space="preserve"> encodes the objective function into the energy of quantum states</w:t>
      </w:r>
      <w:r w:rsidR="00187BFD">
        <w:t xml:space="preserve"> (Equation </w:t>
      </w:r>
      <w:r w:rsidR="009A5EBE">
        <w:t>12</w:t>
      </w:r>
      <w:r w:rsidR="00187BFD">
        <w:t>)</w:t>
      </w:r>
      <w:r w:rsidR="00471601" w:rsidRPr="00471601">
        <w:t xml:space="preserve">. </w:t>
      </w:r>
    </w:p>
    <w:p w14:paraId="41153B72" w14:textId="66966D0D" w:rsidR="00B20A4B" w:rsidRDefault="00E24997" w:rsidP="00B20A4B">
      <w:r w:rsidRPr="00E24997">
        <w:t>In this context, the energy of the system, the Hamiltonian, and the objective function are closely related concepts and can often be used interchangeably when discussing the optimi</w:t>
      </w:r>
      <w:r>
        <w:t>s</w:t>
      </w:r>
      <w:r w:rsidRPr="00E24997">
        <w:t>ation landscape.</w:t>
      </w:r>
      <w:r w:rsidR="00B20A4B">
        <w:t xml:space="preserve"> </w:t>
      </w:r>
    </w:p>
    <w:p w14:paraId="1A8E8870" w14:textId="3F6A3AD9" w:rsidR="009A5EBE" w:rsidRPr="009A5EBE" w:rsidRDefault="00000000" w:rsidP="009A5EBE">
      <w:pPr>
        <w:rPr>
          <w:rFonts w:eastAsiaTheme="minorEastAsia"/>
        </w:rPr>
      </w:pPr>
      <m:oMathPara>
        <m:oMath>
          <m:eqArr>
            <m:eqArrPr>
              <m:maxDist m:val="1"/>
              <m:ctrlPr>
                <w:rPr>
                  <w:rStyle w:val="s1"/>
                  <w:rFonts w:ascii="Cambria Math" w:eastAsiaTheme="majorEastAsia" w:hAnsi="Cambria Math"/>
                  <w:i/>
                </w:rPr>
              </m:ctrlPr>
            </m:eqArrPr>
            <m:e>
              <m:r>
                <m:rPr>
                  <m:scr m:val="double-struck"/>
                </m:rPr>
                <w:rPr>
                  <w:rFonts w:ascii="Cambria Math" w:hAnsi="Cambria Math"/>
                </w:rPr>
                <m:t>E</m:t>
              </m:r>
              <m:d>
                <m:dPr>
                  <m:ctrlPr>
                    <w:rPr>
                      <w:rFonts w:ascii="Cambria Math" w:hAnsi="Cambria Math"/>
                      <w:i/>
                    </w:rPr>
                  </m:ctrlPr>
                </m:d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m:rPr>
                          <m:sty m:val="p"/>
                        </m:rPr>
                        <w:rPr>
                          <w:rFonts w:ascii="Cambria Math" w:eastAsiaTheme="minorEastAsia" w:hAnsi="Cambria Math"/>
                        </w:rPr>
                        <m:t>Ψ</m:t>
                      </m:r>
                    </m:e>
                  </m:d>
                </m:e>
              </m:d>
              <m:r>
                <w:rPr>
                  <w:rFonts w:ascii="Cambria Math" w:eastAsiaTheme="minorEastAsia" w:hAnsi="Cambria Math"/>
                </w:rPr>
                <m:t>H</m:t>
              </m:r>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r>
                <w:rPr>
                  <w:rFonts w:ascii="Cambria Math" w:hAnsi="Cambria Math"/>
                </w:rPr>
                <m:t>#</m:t>
              </m:r>
              <m:d>
                <m:dPr>
                  <m:ctrlPr>
                    <w:rPr>
                      <w:rStyle w:val="s1"/>
                      <w:rFonts w:ascii="Cambria Math" w:eastAsiaTheme="majorEastAsia" w:hAnsi="Cambria Math"/>
                      <w:i/>
                    </w:rPr>
                  </m:ctrlPr>
                </m:dPr>
                <m:e>
                  <m:r>
                    <w:rPr>
                      <w:rStyle w:val="s1"/>
                      <w:rFonts w:ascii="Cambria Math" w:eastAsiaTheme="majorEastAsia" w:hAnsi="Cambria Math"/>
                    </w:rPr>
                    <m:t>12</m:t>
                  </m:r>
                </m:e>
              </m:d>
              <m:ctrlPr>
                <w:rPr>
                  <w:rFonts w:ascii="Cambria Math" w:hAnsi="Cambria Math"/>
                  <w:i/>
                </w:rPr>
              </m:ctrlPr>
            </m:e>
          </m:eqArr>
        </m:oMath>
      </m:oMathPara>
    </w:p>
    <w:p w14:paraId="207749EC" w14:textId="7FCACD51" w:rsidR="00187BFD" w:rsidRDefault="00471601" w:rsidP="009A5EBE">
      <w:r w:rsidRPr="00471601">
        <w:t>To find the ground state</w:t>
      </w:r>
      <w:r w:rsidR="00187BFD">
        <w:t xml:space="preserve">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sSup>
                  <m:sSupPr>
                    <m:ctrlPr>
                      <w:rPr>
                        <w:rStyle w:val="s1"/>
                        <w:rFonts w:ascii="Cambria Math" w:eastAsiaTheme="majorEastAsia" w:hAnsi="Cambria Math"/>
                      </w:rPr>
                    </m:ctrlPr>
                  </m:sSupPr>
                  <m:e>
                    <m:r>
                      <m:rPr>
                        <m:sty m:val="p"/>
                      </m:rPr>
                      <w:rPr>
                        <w:rStyle w:val="s1"/>
                        <w:rFonts w:ascii="Cambria Math" w:eastAsiaTheme="majorEastAsia" w:hAnsi="Cambria Math"/>
                      </w:rPr>
                      <m:t>Ψ</m:t>
                    </m:r>
                  </m:e>
                  <m:sup>
                    <m:r>
                      <w:rPr>
                        <w:rStyle w:val="s1"/>
                        <w:rFonts w:ascii="Cambria Math" w:eastAsiaTheme="majorEastAsia" w:hAnsi="Cambria Math"/>
                      </w:rPr>
                      <m:t>*</m:t>
                    </m:r>
                  </m:sup>
                </m:sSup>
              </m:e>
            </m:d>
          </m:e>
        </m:d>
      </m:oMath>
      <w:r w:rsidR="00E24997">
        <w:t>,</w:t>
      </w:r>
      <w:r w:rsidRPr="00471601">
        <w:t xml:space="preserve"> which corresponds to the optimal solution</w:t>
      </w:r>
      <w:r w:rsidR="00E24997">
        <w:t>,</w:t>
      </w:r>
      <w:r w:rsidRPr="00471601">
        <w:t xml:space="preserve"> variational quantum algorithms are typically used.</w:t>
      </w:r>
      <w:r w:rsidR="00E24997">
        <w:t xml:space="preserve"> </w:t>
      </w:r>
      <w:r w:rsidR="00187BFD" w:rsidRPr="00471601">
        <w:t>The circuit prepares a quantum state</w:t>
      </w:r>
      <w:r w:rsidR="00187BFD">
        <w:t xml:space="preserve">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oMath>
      <w:r w:rsidR="00187BFD" w:rsidRPr="00471601">
        <w:t>, measures the expect</w:t>
      </w:r>
      <w:r w:rsidR="009A5EBE">
        <w:t>ed</w:t>
      </w:r>
      <w:r w:rsidR="00187BFD" w:rsidRPr="00471601">
        <w:t xml:space="preserve"> value of the Hamiltonian</w:t>
      </w:r>
      <w:r w:rsidR="00187BFD">
        <w:t xml:space="preserve"> </w:t>
      </w:r>
      <m:oMath>
        <m:r>
          <w:rPr>
            <w:rFonts w:ascii="Cambria Math" w:hAnsi="Cambria Math"/>
          </w:rPr>
          <m:t>H</m:t>
        </m:r>
      </m:oMath>
      <w:r w:rsidR="00187BFD">
        <w:t xml:space="preserve"> (or energy of the system). The variational method approximate ground state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sSup>
                  <m:sSupPr>
                    <m:ctrlPr>
                      <w:rPr>
                        <w:rStyle w:val="s1"/>
                        <w:rFonts w:ascii="Cambria Math" w:eastAsiaTheme="majorEastAsia" w:hAnsi="Cambria Math"/>
                      </w:rPr>
                    </m:ctrlPr>
                  </m:sSupPr>
                  <m:e>
                    <m:r>
                      <m:rPr>
                        <m:sty m:val="p"/>
                      </m:rPr>
                      <w:rPr>
                        <w:rStyle w:val="s1"/>
                        <w:rFonts w:ascii="Cambria Math" w:eastAsiaTheme="majorEastAsia" w:hAnsi="Cambria Math"/>
                      </w:rPr>
                      <m:t>Ψ</m:t>
                    </m:r>
                  </m:e>
                  <m:sup>
                    <m:r>
                      <w:rPr>
                        <w:rStyle w:val="s1"/>
                        <w:rFonts w:ascii="Cambria Math" w:eastAsiaTheme="majorEastAsia" w:hAnsi="Cambria Math"/>
                      </w:rPr>
                      <m:t>*</m:t>
                    </m:r>
                  </m:sup>
                </m:sSup>
              </m:e>
            </m:d>
          </m:e>
        </m:d>
      </m:oMath>
      <w:r w:rsidR="00187BFD" w:rsidRPr="00471601">
        <w:t xml:space="preserve"> </w:t>
      </w:r>
      <w:r w:rsidR="00187BFD">
        <w:t>and corresponding lowest energy.</w:t>
      </w:r>
      <w:r w:rsidR="009A5EBE">
        <w:t xml:space="preserve"> </w:t>
      </w:r>
      <w:r w:rsidR="00187BFD">
        <w:t>A</w:t>
      </w:r>
      <w:r w:rsidR="00187BFD" w:rsidRPr="00471601">
        <w:t xml:space="preserve"> classical optimi</w:t>
      </w:r>
      <w:r w:rsidR="00187BFD">
        <w:t>s</w:t>
      </w:r>
      <w:r w:rsidR="00187BFD" w:rsidRPr="00471601">
        <w:t>er</w:t>
      </w:r>
      <w:r w:rsidR="00187BFD">
        <w:t xml:space="preserve"> </w:t>
      </w:r>
      <w:r w:rsidR="00187BFD" w:rsidRPr="00471601">
        <w:t>adjusts the parameters to minimi</w:t>
      </w:r>
      <w:r w:rsidR="00187BFD">
        <w:t>s</w:t>
      </w:r>
      <w:r w:rsidR="00187BFD" w:rsidRPr="00471601">
        <w:t>e energy. This hybrid loop continues until convergence.</w:t>
      </w:r>
    </w:p>
    <w:p w14:paraId="316C1D28" w14:textId="1BA7481F" w:rsidR="00900495" w:rsidRPr="00900495" w:rsidRDefault="00000000" w:rsidP="00900495">
      <w:pPr>
        <w:rPr>
          <w:rFonts w:eastAsiaTheme="minorEastAsia"/>
        </w:rPr>
      </w:pPr>
      <m:oMathPara>
        <m:oMath>
          <m:eqArr>
            <m:eqArrPr>
              <m:maxDist m:val="1"/>
              <m:ctrlPr>
                <w:rPr>
                  <w:rStyle w:val="s1"/>
                  <w:rFonts w:ascii="Cambria Math" w:eastAsiaTheme="majorEastAsia" w:hAnsi="Cambria Math"/>
                  <w:i/>
                </w:rPr>
              </m:ctrlPr>
            </m:eqArr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sSup>
                        <m:sSupPr>
                          <m:ctrlPr>
                            <w:rPr>
                              <w:rStyle w:val="s1"/>
                              <w:rFonts w:ascii="Cambria Math" w:eastAsiaTheme="majorEastAsia" w:hAnsi="Cambria Math"/>
                            </w:rPr>
                          </m:ctrlPr>
                        </m:sSupPr>
                        <m:e>
                          <m:r>
                            <m:rPr>
                              <m:sty m:val="p"/>
                            </m:rPr>
                            <w:rPr>
                              <w:rStyle w:val="s1"/>
                              <w:rFonts w:ascii="Cambria Math" w:eastAsiaTheme="majorEastAsia" w:hAnsi="Cambria Math"/>
                            </w:rPr>
                            <m:t>Ψ</m:t>
                          </m:r>
                        </m:e>
                        <m:sup>
                          <m:r>
                            <w:rPr>
                              <w:rStyle w:val="s1"/>
                              <w:rFonts w:ascii="Cambria Math" w:eastAsiaTheme="majorEastAsia" w:hAnsi="Cambria Math"/>
                            </w:rPr>
                            <m:t>*</m:t>
                          </m:r>
                        </m:sup>
                      </m:sSup>
                    </m:e>
                  </m:d>
                </m:e>
              </m:d>
              <m:r>
                <w:rPr>
                  <w:rStyle w:val="s1"/>
                  <w:rFonts w:ascii="Cambria Math" w:eastAsiaTheme="majorEastAsia" w:hAnsi="Cambria Math"/>
                </w:rPr>
                <m:t>=</m:t>
              </m:r>
              <m:func>
                <m:funcPr>
                  <m:ctrlPr>
                    <w:rPr>
                      <w:rStyle w:val="s1"/>
                      <w:rFonts w:ascii="Cambria Math" w:eastAsiaTheme="majorEastAsia" w:hAnsi="Cambria Math"/>
                      <w:i/>
                    </w:rPr>
                  </m:ctrlPr>
                </m:funcPr>
                <m:fName>
                  <m:r>
                    <m:rPr>
                      <m:sty m:val="p"/>
                    </m:rPr>
                    <w:rPr>
                      <w:rStyle w:val="s1"/>
                      <w:rFonts w:ascii="Cambria Math" w:eastAsiaTheme="majorEastAsia" w:hAnsi="Cambria Math"/>
                    </w:rPr>
                    <m:t>arg</m:t>
                  </m:r>
                </m:fName>
                <m:e>
                  <m:func>
                    <m:funcPr>
                      <m:ctrlPr>
                        <w:rPr>
                          <w:rStyle w:val="s1"/>
                          <w:rFonts w:ascii="Cambria Math" w:eastAsiaTheme="majorEastAsia" w:hAnsi="Cambria Math"/>
                          <w:i/>
                        </w:rPr>
                      </m:ctrlPr>
                    </m:funcPr>
                    <m:fName>
                      <m:limLow>
                        <m:limLowPr>
                          <m:ctrlPr>
                            <w:rPr>
                              <w:rStyle w:val="s1"/>
                              <w:rFonts w:ascii="Cambria Math" w:eastAsiaTheme="majorEastAsia" w:hAnsi="Cambria Math"/>
                              <w:i/>
                            </w:rPr>
                          </m:ctrlPr>
                        </m:limLowPr>
                        <m:e>
                          <m:r>
                            <m:rPr>
                              <m:sty m:val="p"/>
                            </m:rPr>
                            <w:rPr>
                              <w:rStyle w:val="s1"/>
                              <w:rFonts w:ascii="Cambria Math" w:eastAsiaTheme="majorEastAsia" w:hAnsi="Cambria Math"/>
                            </w:rPr>
                            <m:t>min</m:t>
                          </m:r>
                        </m:e>
                        <m:lim>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r>
                            <m:rPr>
                              <m:scr m:val="script"/>
                            </m:rPr>
                            <w:rPr>
                              <w:rStyle w:val="s1"/>
                              <w:rFonts w:ascii="Cambria Math" w:eastAsiaTheme="majorEastAsia" w:hAnsi="Cambria Math"/>
                            </w:rPr>
                            <m:t>∈H</m:t>
                          </m:r>
                        </m:lim>
                      </m:limLow>
                    </m:fName>
                    <m:e>
                      <m:r>
                        <m:rPr>
                          <m:scr m:val="double-struck"/>
                        </m:rPr>
                        <w:rPr>
                          <w:rFonts w:ascii="Cambria Math" w:hAnsi="Cambria Math"/>
                        </w:rPr>
                        <m:t>E</m:t>
                      </m:r>
                      <m:d>
                        <m:dPr>
                          <m:ctrlPr>
                            <w:rPr>
                              <w:rFonts w:ascii="Cambria Math" w:hAnsi="Cambria Math"/>
                              <w:i/>
                            </w:rPr>
                          </m:ctrlPr>
                        </m:d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e>
                      </m:d>
                    </m:e>
                  </m:func>
                </m:e>
              </m:func>
              <m:r>
                <w:rPr>
                  <w:rStyle w:val="s1"/>
                  <w:rFonts w:ascii="Cambria Math" w:eastAsiaTheme="majorEastAsia" w:hAnsi="Cambria Math"/>
                </w:rPr>
                <m:t xml:space="preserve"> #</m:t>
              </m:r>
              <m:d>
                <m:dPr>
                  <m:ctrlPr>
                    <w:rPr>
                      <w:rStyle w:val="s1"/>
                      <w:rFonts w:ascii="Cambria Math" w:eastAsiaTheme="majorEastAsia" w:hAnsi="Cambria Math"/>
                      <w:i/>
                    </w:rPr>
                  </m:ctrlPr>
                </m:dPr>
                <m:e>
                  <m:r>
                    <w:rPr>
                      <w:rStyle w:val="s1"/>
                      <w:rFonts w:ascii="Cambria Math" w:eastAsiaTheme="majorEastAsia" w:hAnsi="Cambria Math"/>
                    </w:rPr>
                    <m:t>13</m:t>
                  </m:r>
                </m:e>
              </m:d>
            </m:e>
          </m:eqArr>
        </m:oMath>
      </m:oMathPara>
    </w:p>
    <w:p w14:paraId="701C58FC" w14:textId="73FA0015" w:rsidR="00187BFD" w:rsidRDefault="00471601" w:rsidP="009A5EBE">
      <w:pPr>
        <w:rPr>
          <w:rFonts w:eastAsiaTheme="minorEastAsia"/>
        </w:rPr>
      </w:pPr>
      <w:r w:rsidRPr="00471601">
        <w:t xml:space="preserve">One </w:t>
      </w:r>
      <w:r w:rsidR="009A5EBE" w:rsidRPr="00471601">
        <w:t>variational quantum algorithms</w:t>
      </w:r>
      <w:r w:rsidR="009A5EBE">
        <w:t xml:space="preserve"> </w:t>
      </w:r>
      <w:r w:rsidR="009A5EBE" w:rsidRPr="00471601">
        <w:t>typically</w:t>
      </w:r>
      <w:r w:rsidR="009A5EBE">
        <w:t xml:space="preserve"> used for this kind of problem</w:t>
      </w:r>
      <w:r w:rsidR="009A5EBE" w:rsidRPr="00471601">
        <w:t xml:space="preserve"> </w:t>
      </w:r>
      <w:r w:rsidRPr="00471601">
        <w:t xml:space="preserve">is the Variational Quantum </w:t>
      </w:r>
      <w:r w:rsidR="00E24997" w:rsidRPr="00471601">
        <w:t>Eigen solver</w:t>
      </w:r>
      <w:r w:rsidRPr="00471601">
        <w:t xml:space="preserve"> (VQE). Originally developed for estimating molecular ground-state energies in quantum chemistry, VQE combines a parameteri</w:t>
      </w:r>
      <w:r w:rsidR="00E24997">
        <w:t>s</w:t>
      </w:r>
      <w:r w:rsidRPr="00471601">
        <w:t>ed quantum circuit</w:t>
      </w:r>
      <w:r w:rsidR="00187BFD">
        <w:t xml:space="preserve">, </w:t>
      </w:r>
      <w:r w:rsidRPr="00471601">
        <w:t xml:space="preserve">also called an </w:t>
      </w:r>
      <w:r w:rsidRPr="00E24997">
        <w:rPr>
          <w:i/>
          <w:iCs/>
        </w:rPr>
        <w:t>ansatz</w:t>
      </w:r>
      <w:r w:rsidRPr="00471601">
        <w:t xml:space="preserve">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d>
              <m:dPr>
                <m:ctrlPr>
                  <w:rPr>
                    <w:rStyle w:val="s1"/>
                    <w:rFonts w:ascii="Cambria Math" w:eastAsiaTheme="majorEastAsia" w:hAnsi="Cambria Math"/>
                    <w:i/>
                  </w:rPr>
                </m:ctrlPr>
              </m:dPr>
              <m:e>
                <m:r>
                  <w:rPr>
                    <w:rStyle w:val="s1"/>
                    <w:rFonts w:ascii="Cambria Math" w:eastAsiaTheme="majorEastAsia" w:hAnsi="Cambria Math"/>
                  </w:rPr>
                  <m:t>θ</m:t>
                </m:r>
              </m:e>
            </m:d>
          </m:e>
        </m:d>
      </m:oMath>
      <w:r w:rsidR="00187BFD">
        <w:rPr>
          <w:rStyle w:val="s1"/>
          <w:rFonts w:eastAsiaTheme="minorEastAsia"/>
        </w:rPr>
        <w:t xml:space="preserve">, </w:t>
      </w:r>
      <w:r w:rsidRPr="00471601">
        <w:t>with a classical optimi</w:t>
      </w:r>
      <w:r w:rsidR="00E24997">
        <w:t>s</w:t>
      </w:r>
      <w:r w:rsidRPr="00471601">
        <w:t>er</w:t>
      </w:r>
      <w:r w:rsidR="00187BFD">
        <w:t xml:space="preserve">. The </w:t>
      </w:r>
      <w:r w:rsidR="00187BFD" w:rsidRPr="00187BFD">
        <w:rPr>
          <w:i/>
          <w:iCs/>
        </w:rPr>
        <w:t>ansatz</w:t>
      </w:r>
      <w:r w:rsidR="00187BFD">
        <w:t xml:space="preserve"> is set up via </w:t>
      </w:r>
      <m:oMath>
        <m:r>
          <w:rPr>
            <w:rFonts w:ascii="Cambria Math" w:hAnsi="Cambria Math"/>
          </w:rPr>
          <m:t>U</m:t>
        </m:r>
        <m:d>
          <m:dPr>
            <m:ctrlPr>
              <w:rPr>
                <w:rFonts w:ascii="Cambria Math" w:hAnsi="Cambria Math"/>
                <w:i/>
              </w:rPr>
            </m:ctrlPr>
          </m:dPr>
          <m:e>
            <m:r>
              <w:rPr>
                <w:rFonts w:ascii="Cambria Math" w:hAnsi="Cambria Math"/>
              </w:rPr>
              <m:t>θ</m:t>
            </m:r>
          </m:e>
        </m:d>
        <m:r>
          <w:rPr>
            <w:rFonts w:ascii="Cambria Math" w:eastAsiaTheme="minorEastAsia" w:hAnsi="Cambria Math"/>
          </w:rPr>
          <m:t xml:space="preserve"> :</m:t>
        </m:r>
        <m:r>
          <w:rPr>
            <w:rStyle w:val="s1"/>
            <w:rFonts w:ascii="Cambria Math" w:eastAsiaTheme="minorEastAsia" w:hAnsi="Cambria Math"/>
          </w:rPr>
          <m:t xml:space="preserve"> </m:t>
        </m:r>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d>
                  <m:dPr>
                    <m:ctrlPr>
                      <w:rPr>
                        <w:rStyle w:val="s1"/>
                        <w:rFonts w:ascii="Cambria Math" w:eastAsiaTheme="majorEastAsia" w:hAnsi="Cambria Math"/>
                      </w:rPr>
                    </m:ctrlPr>
                  </m:dPr>
                  <m:e>
                    <m:r>
                      <w:rPr>
                        <w:rStyle w:val="s1"/>
                        <w:rFonts w:ascii="Cambria Math" w:eastAsiaTheme="majorEastAsia" w:hAnsi="Cambria Math"/>
                      </w:rPr>
                      <m:t>θ</m:t>
                    </m:r>
                  </m:e>
                </m:d>
              </m:e>
            </m:d>
          </m:e>
        </m:d>
        <m:r>
          <w:rPr>
            <w:rFonts w:ascii="Cambria Math" w:hAnsi="Cambria Math"/>
          </w:rPr>
          <m:t>=U</m:t>
        </m:r>
        <m:d>
          <m:dPr>
            <m:ctrlPr>
              <w:rPr>
                <w:rFonts w:ascii="Cambria Math" w:hAnsi="Cambria Math"/>
                <w:i/>
              </w:rPr>
            </m:ctrlPr>
          </m:dPr>
          <m:e>
            <m:r>
              <w:rPr>
                <w:rFonts w:ascii="Cambria Math" w:hAnsi="Cambria Math"/>
              </w:rPr>
              <m:t>θ</m:t>
            </m:r>
          </m:e>
        </m:d>
        <m:r>
          <w:rPr>
            <w:rFonts w:ascii="Cambria Math" w:hAnsi="Cambria Math"/>
          </w:rPr>
          <m:t>.</m:t>
        </m:r>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sSub>
                  <m:sSubPr>
                    <m:ctrlPr>
                      <w:rPr>
                        <w:rStyle w:val="s1"/>
                        <w:rFonts w:ascii="Cambria Math" w:eastAsiaTheme="majorEastAsia" w:hAnsi="Cambria Math"/>
                      </w:rPr>
                    </m:ctrlPr>
                  </m:sSubPr>
                  <m:e>
                    <m:r>
                      <m:rPr>
                        <m:sty m:val="p"/>
                      </m:rPr>
                      <w:rPr>
                        <w:rStyle w:val="s1"/>
                        <w:rFonts w:ascii="Cambria Math" w:eastAsiaTheme="majorEastAsia" w:hAnsi="Cambria Math"/>
                      </w:rPr>
                      <m:t>Ψ</m:t>
                    </m:r>
                  </m:e>
                  <m:sub>
                    <m:r>
                      <w:rPr>
                        <w:rStyle w:val="s1"/>
                        <w:rFonts w:ascii="Cambria Math" w:eastAsiaTheme="majorEastAsia" w:hAnsi="Cambria Math"/>
                      </w:rPr>
                      <m:t>0</m:t>
                    </m:r>
                  </m:sub>
                </m:sSub>
              </m:e>
            </m:d>
          </m:e>
        </m:d>
      </m:oMath>
      <w:r w:rsidR="00187BFD">
        <w:rPr>
          <w:rFonts w:eastAsiaTheme="minorEastAsia"/>
        </w:rPr>
        <w:t xml:space="preserve"> and the optimisation determines :</w:t>
      </w:r>
    </w:p>
    <w:p w14:paraId="75701593" w14:textId="7C8B74C6" w:rsidR="00187BFD" w:rsidRPr="009A5EBE" w:rsidRDefault="00000000" w:rsidP="00187BFD">
      <w:pPr>
        <w:rPr>
          <w:rStyle w:val="s1"/>
          <w:rFonts w:eastAsiaTheme="minorEastAsia"/>
        </w:rPr>
      </w:pPr>
      <m:oMathPara>
        <m:oMathParaPr>
          <m:jc m:val="center"/>
        </m:oMathParaPr>
        <m:oMath>
          <m:eqArr>
            <m:eqArrPr>
              <m:maxDist m:val="1"/>
              <m:ctrlPr>
                <w:rPr>
                  <w:rStyle w:val="s1"/>
                  <w:rFonts w:ascii="Cambria Math" w:eastAsiaTheme="majorEastAsia" w:hAnsi="Cambria Math"/>
                  <w:i/>
                </w:rPr>
              </m:ctrlPr>
            </m:eqArrPr>
            <m:e>
              <m:sSup>
                <m:sSupPr>
                  <m:ctrlPr>
                    <w:rPr>
                      <w:rStyle w:val="s1"/>
                      <w:rFonts w:ascii="Cambria Math" w:eastAsiaTheme="majorEastAsia" w:hAnsi="Cambria Math"/>
                      <w:i/>
                    </w:rPr>
                  </m:ctrlPr>
                </m:sSupPr>
                <m:e>
                  <m:r>
                    <w:rPr>
                      <w:rStyle w:val="s1"/>
                      <w:rFonts w:ascii="Cambria Math" w:eastAsiaTheme="majorEastAsia" w:hAnsi="Cambria Math"/>
                    </w:rPr>
                    <m:t>θ</m:t>
                  </m:r>
                </m:e>
                <m:sup>
                  <m:r>
                    <w:rPr>
                      <w:rStyle w:val="s1"/>
                      <w:rFonts w:ascii="Cambria Math" w:eastAsiaTheme="majorEastAsia" w:hAnsi="Cambria Math"/>
                    </w:rPr>
                    <m:t>*</m:t>
                  </m:r>
                </m:sup>
              </m:sSup>
              <m:r>
                <w:rPr>
                  <w:rStyle w:val="s1"/>
                  <w:rFonts w:ascii="Cambria Math" w:eastAsiaTheme="majorEastAsia" w:hAnsi="Cambria Math"/>
                </w:rPr>
                <m:t>=</m:t>
              </m:r>
              <m:func>
                <m:funcPr>
                  <m:ctrlPr>
                    <w:rPr>
                      <w:rStyle w:val="s1"/>
                      <w:rFonts w:ascii="Cambria Math" w:eastAsiaTheme="majorEastAsia" w:hAnsi="Cambria Math"/>
                      <w:i/>
                    </w:rPr>
                  </m:ctrlPr>
                </m:funcPr>
                <m:fName>
                  <m:r>
                    <m:rPr>
                      <m:sty m:val="p"/>
                    </m:rPr>
                    <w:rPr>
                      <w:rStyle w:val="s1"/>
                      <w:rFonts w:ascii="Cambria Math" w:eastAsiaTheme="majorEastAsia" w:hAnsi="Cambria Math"/>
                    </w:rPr>
                    <m:t>arg</m:t>
                  </m:r>
                </m:fName>
                <m:e>
                  <m:func>
                    <m:funcPr>
                      <m:ctrlPr>
                        <w:rPr>
                          <w:rStyle w:val="s1"/>
                          <w:rFonts w:ascii="Cambria Math" w:eastAsiaTheme="majorEastAsia" w:hAnsi="Cambria Math"/>
                          <w:i/>
                        </w:rPr>
                      </m:ctrlPr>
                    </m:funcPr>
                    <m:fName>
                      <m:limLow>
                        <m:limLowPr>
                          <m:ctrlPr>
                            <w:rPr>
                              <w:rStyle w:val="s1"/>
                              <w:rFonts w:ascii="Cambria Math" w:eastAsiaTheme="majorEastAsia" w:hAnsi="Cambria Math"/>
                              <w:i/>
                            </w:rPr>
                          </m:ctrlPr>
                        </m:limLowPr>
                        <m:e>
                          <m:r>
                            <m:rPr>
                              <m:sty m:val="p"/>
                            </m:rPr>
                            <w:rPr>
                              <w:rStyle w:val="s1"/>
                              <w:rFonts w:ascii="Cambria Math" w:eastAsiaTheme="majorEastAsia" w:hAnsi="Cambria Math"/>
                            </w:rPr>
                            <m:t>min</m:t>
                          </m:r>
                        </m:e>
                        <m:lim>
                          <m:r>
                            <w:rPr>
                              <w:rStyle w:val="s1"/>
                              <w:rFonts w:ascii="Cambria Math" w:eastAsiaTheme="majorEastAsia" w:hAnsi="Cambria Math"/>
                            </w:rPr>
                            <m:t>θ</m:t>
                          </m:r>
                        </m:lim>
                      </m:limLow>
                    </m:fName>
                    <m:e>
                      <m:d>
                        <m:dPr>
                          <m:ctrlPr>
                            <w:rPr>
                              <w:rStyle w:val="s1"/>
                              <w:rFonts w:ascii="Cambria Math" w:eastAsiaTheme="majorEastAsia" w:hAnsi="Cambria Math"/>
                              <w:i/>
                            </w:rPr>
                          </m:ctrlPr>
                        </m:dPr>
                        <m:e>
                          <m:r>
                            <m:rPr>
                              <m:scr m:val="double-struck"/>
                            </m:rPr>
                            <w:rPr>
                              <w:rFonts w:ascii="Cambria Math" w:eastAsiaTheme="minorEastAsia" w:hAnsi="Cambria Math"/>
                            </w:rPr>
                            <m:t>E</m:t>
                          </m:r>
                          <m:d>
                            <m:dPr>
                              <m:ctrlPr>
                                <w:rPr>
                                  <w:rFonts w:ascii="Cambria Math" w:eastAsiaTheme="minorEastAsia" w:hAnsi="Cambria Math"/>
                                  <w:i/>
                                </w:rPr>
                              </m:ctrlPr>
                            </m:d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d>
                                    <m:dPr>
                                      <m:ctrlPr>
                                        <w:rPr>
                                          <w:rStyle w:val="s1"/>
                                          <w:rFonts w:ascii="Cambria Math" w:eastAsiaTheme="majorEastAsia" w:hAnsi="Cambria Math"/>
                                          <w:i/>
                                        </w:rPr>
                                      </m:ctrlPr>
                                    </m:dPr>
                                    <m:e>
                                      <m:r>
                                        <w:rPr>
                                          <w:rStyle w:val="s1"/>
                                          <w:rFonts w:ascii="Cambria Math" w:eastAsiaTheme="majorEastAsia" w:hAnsi="Cambria Math"/>
                                        </w:rPr>
                                        <m:t>θ</m:t>
                                      </m:r>
                                    </m:e>
                                  </m:d>
                                </m:e>
                              </m:d>
                            </m:e>
                          </m:d>
                        </m:e>
                      </m:d>
                    </m:e>
                  </m:func>
                </m:e>
              </m:func>
            </m:e>
          </m:eqArr>
        </m:oMath>
      </m:oMathPara>
    </w:p>
    <w:p w14:paraId="78BCA6BA" w14:textId="77777777" w:rsidR="0017148A" w:rsidRDefault="00471601" w:rsidP="0017148A">
      <w:r w:rsidRPr="00471601">
        <w:t>Buil</w:t>
      </w:r>
      <w:r w:rsidR="00B20A4B">
        <w:t>t</w:t>
      </w:r>
      <w:r w:rsidRPr="00471601">
        <w:t xml:space="preserve"> on the same principle, the Quantum Approximate Optimi</w:t>
      </w:r>
      <w:r w:rsidR="00430D46">
        <w:t>s</w:t>
      </w:r>
      <w:r w:rsidRPr="00471601">
        <w:t xml:space="preserve">ation Algorithm (QAOA) is a variational algorithm tailored specifically for </w:t>
      </w:r>
      <w:r w:rsidRPr="00471601">
        <w:lastRenderedPageBreak/>
        <w:t>combinatorial optimi</w:t>
      </w:r>
      <w:r w:rsidR="00CA6BD2">
        <w:t>sation</w:t>
      </w:r>
      <w:r w:rsidRPr="00471601">
        <w:t xml:space="preserve"> problems.</w:t>
      </w:r>
      <w:r w:rsidR="00900495">
        <w:t xml:space="preserve"> It</w:t>
      </w:r>
      <w:r w:rsidR="008B7DF4">
        <w:t xml:space="preserve"> prepare</w:t>
      </w:r>
      <w:r w:rsidR="00900495">
        <w:t>s</w:t>
      </w:r>
      <w:r w:rsidR="008B7DF4">
        <w:t xml:space="preserve"> a parameteri</w:t>
      </w:r>
      <w:r w:rsidR="00430D46">
        <w:t>s</w:t>
      </w:r>
      <w:r w:rsidR="008B7DF4">
        <w:t>ed quantum circuit and iteratively optimi</w:t>
      </w:r>
      <w:r w:rsidR="00AC6980">
        <w:t>s</w:t>
      </w:r>
      <w:r w:rsidR="008B7DF4">
        <w:t>e</w:t>
      </w:r>
      <w:r w:rsidR="00900495">
        <w:t>s</w:t>
      </w:r>
      <w:r w:rsidR="008B7DF4">
        <w:t xml:space="preserve"> it (with classical feedback) to approximate the ground state of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8B7DF4">
        <w:t xml:space="preserve">. </w:t>
      </w:r>
      <w:r w:rsidR="0017148A" w:rsidRPr="0017148A">
        <w:t>QAOA emulates the effect of quantum annealing within a gate-based framework by alternating controlled unitary evolutions under two Hamiltonians: the cost Hamiltonia</w:t>
      </w:r>
      <w:r w:rsidR="0017148A">
        <w:t xml:space="preserve">n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17148A" w:rsidRPr="0017148A">
        <w:t>, which encodes the objective function, and the mixer Hamiltonia</w:t>
      </w:r>
      <w:r w:rsidR="0017148A">
        <w:t xml:space="preserve">n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sidR="0017148A" w:rsidRPr="0017148A">
        <w:t>, which promotes exploration of the solution space by driving transitions between basis states.</w:t>
      </w:r>
    </w:p>
    <w:p w14:paraId="49886731" w14:textId="21538C55" w:rsidR="0017148A" w:rsidRDefault="0017148A" w:rsidP="00AC6980">
      <w:pPr>
        <w:rPr>
          <w:rFonts w:eastAsiaTheme="minorEastAsia"/>
        </w:rPr>
      </w:pPr>
      <w:r w:rsidRPr="0017148A">
        <w:rPr>
          <w:rFonts w:eastAsiaTheme="minorEastAsia"/>
        </w:rPr>
        <w:t xml:space="preserve">The algorithm begins by specifying the problem-dependent cost Hamiltonian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Pr="0017148A">
        <w:rPr>
          <w:rFonts w:eastAsiaTheme="minorEastAsia"/>
        </w:rPr>
        <w:t xml:space="preserve">, followed by the definition of a suitable mixer Hamiltonian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Pr>
          <w:rFonts w:eastAsiaTheme="minorEastAsia"/>
        </w:rPr>
        <w:t xml:space="preserve"> </w:t>
      </w:r>
      <w:r w:rsidRPr="0017148A">
        <w:rPr>
          <w:rFonts w:eastAsiaTheme="minorEastAsia"/>
        </w:rPr>
        <w:t xml:space="preserve">typically chosen to be the transverse-field mixer, </w:t>
      </w: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sidRPr="0017148A">
        <w:rPr>
          <w:rFonts w:eastAsiaTheme="minorEastAsia"/>
        </w:rPr>
        <w:t>, where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17148A">
        <w:rPr>
          <w:rFonts w:eastAsiaTheme="minorEastAsia"/>
        </w:rPr>
        <w:t xml:space="preserve"> is the Pauli-X operator on qubit </w:t>
      </w:r>
      <m:oMath>
        <m:r>
          <w:rPr>
            <w:rFonts w:ascii="Cambria Math" w:eastAsiaTheme="minorEastAsia" w:hAnsi="Cambria Math"/>
          </w:rPr>
          <m:t>i</m:t>
        </m:r>
      </m:oMath>
      <w:r w:rsidRPr="0017148A">
        <w:rPr>
          <w:rFonts w:eastAsiaTheme="minorEastAsia"/>
        </w:rPr>
        <w:t>. From these, we define two families of parameterised unitary operators: the cost unitary</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oMath>
      <w:r>
        <w:rPr>
          <w:rFonts w:eastAsiaTheme="minorEastAsia"/>
        </w:rPr>
        <w:t xml:space="preserve">, and the mixer unitary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m:t>
            </m:r>
          </m:sub>
        </m:sSub>
      </m:oMath>
      <w:r>
        <w:rPr>
          <w:rFonts w:eastAsiaTheme="minorEastAsia"/>
        </w:rPr>
        <w:t xml:space="preserve"> ; defined </w:t>
      </w:r>
      <w:r w:rsidRPr="0017148A">
        <w:rPr>
          <w:rFonts w:eastAsiaTheme="minorEastAsia"/>
          <w:i/>
          <w:iCs/>
        </w:rPr>
        <w:t>infra</w:t>
      </w:r>
      <w:r>
        <w:rPr>
          <w:rFonts w:eastAsiaTheme="minorEastAsia"/>
        </w:rPr>
        <w:t>.</w:t>
      </w:r>
    </w:p>
    <w:p w14:paraId="5998A417" w14:textId="6D6151B4" w:rsidR="003C2115" w:rsidRPr="00040E0D" w:rsidRDefault="00000000" w:rsidP="00AC698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-iγ.</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m:t>
                  </m:r>
                </m:sub>
              </m:sSub>
            </m:sup>
          </m:sSup>
        </m:oMath>
      </m:oMathPara>
    </w:p>
    <w:p w14:paraId="1A8E19D3" w14:textId="677A1C44" w:rsidR="00040E0D" w:rsidRPr="003C2115" w:rsidRDefault="00040E0D" w:rsidP="00040E0D">
      <w:pPr>
        <w:rPr>
          <w:rFonts w:eastAsiaTheme="minorEastAsia"/>
        </w:rPr>
      </w:pPr>
      <w:r w:rsidRPr="00040E0D">
        <w:rPr>
          <w:rFonts w:eastAsiaTheme="minorEastAsia"/>
        </w:rPr>
        <w:t>applies a phase shift to each basis state that is proportional to its cost.</w:t>
      </w:r>
      <w:r>
        <w:rPr>
          <w:rFonts w:eastAsiaTheme="minorEastAsia"/>
        </w:rPr>
        <w:t xml:space="preserve"> </w:t>
      </w:r>
      <w:r w:rsidRPr="00040E0D">
        <w:rPr>
          <w:rFonts w:eastAsiaTheme="minorEastAsia"/>
        </w:rPr>
        <w:t xml:space="preserve">This does not change the probability of measuring </w:t>
      </w:r>
      <w:r>
        <w:rPr>
          <w:rFonts w:eastAsiaTheme="minorEastAsia"/>
        </w:rPr>
        <w:t xml:space="preserve">state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0</m:t>
                </m:r>
              </m:e>
            </m:d>
          </m:e>
        </m:d>
      </m:oMath>
      <w:r>
        <w:rPr>
          <w:rStyle w:val="s1"/>
          <w:rFonts w:eastAsiaTheme="minorEastAsia"/>
        </w:rPr>
        <w:t xml:space="preserve"> or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1</m:t>
                </m:r>
              </m:e>
            </m:d>
          </m:e>
        </m:d>
      </m:oMath>
      <w:r w:rsidRPr="00040E0D">
        <w:rPr>
          <w:rFonts w:eastAsiaTheme="minorEastAsia"/>
        </w:rPr>
        <w:t>, but modifies the phase</w:t>
      </w:r>
      <w:r>
        <w:rPr>
          <w:rFonts w:eastAsiaTheme="minorEastAsia"/>
        </w:rPr>
        <w:t xml:space="preserve"> </w:t>
      </w:r>
      <m:oMath>
        <m:r>
          <w:rPr>
            <w:rFonts w:ascii="Cambria Math" w:eastAsiaTheme="minorEastAsia" w:hAnsi="Cambria Math"/>
          </w:rPr>
          <m:t>φ</m:t>
        </m:r>
      </m:oMath>
      <w:r w:rsidRPr="00040E0D">
        <w:rPr>
          <w:rFonts w:eastAsiaTheme="minorEastAsia"/>
        </w:rPr>
        <w:t xml:space="preserve"> of each component in the quantum superposition depending on how </w:t>
      </w:r>
      <w:r>
        <w:rPr>
          <w:rFonts w:eastAsiaTheme="minorEastAsia"/>
        </w:rPr>
        <w:t>“</w:t>
      </w:r>
      <w:r w:rsidRPr="00040E0D">
        <w:rPr>
          <w:rFonts w:eastAsiaTheme="minorEastAsia"/>
        </w:rPr>
        <w:t>good</w:t>
      </w:r>
      <w:r>
        <w:rPr>
          <w:rFonts w:eastAsiaTheme="minorEastAsia"/>
        </w:rPr>
        <w:t>”</w:t>
      </w:r>
      <w:r w:rsidRPr="00040E0D">
        <w:rPr>
          <w:rFonts w:eastAsiaTheme="minorEastAsia"/>
        </w:rPr>
        <w:t xml:space="preserve"> or “bad” the solution is</w:t>
      </w:r>
      <w:r>
        <w:rPr>
          <w:rFonts w:eastAsiaTheme="minorEastAsia"/>
        </w:rPr>
        <w:t xml:space="preserve">, </w:t>
      </w:r>
      <w:r w:rsidRPr="00040E0D">
        <w:rPr>
          <w:rFonts w:eastAsiaTheme="minorEastAsia"/>
        </w:rPr>
        <w:t>according to the objective function.</w:t>
      </w:r>
    </w:p>
    <w:p w14:paraId="4A4668C0" w14:textId="0A2D5E4D" w:rsidR="00040E0D" w:rsidRPr="00040E0D" w:rsidRDefault="00000000" w:rsidP="00040E0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up>
          </m:sSup>
        </m:oMath>
      </m:oMathPara>
    </w:p>
    <w:p w14:paraId="2D5F00EC" w14:textId="2D6E95A4" w:rsidR="00040E0D" w:rsidRDefault="00040E0D" w:rsidP="00040E0D">
      <w:pPr>
        <w:rPr>
          <w:rFonts w:eastAsiaTheme="minorEastAsia"/>
        </w:rPr>
      </w:pPr>
      <w:r w:rsidRPr="00040E0D">
        <w:rPr>
          <w:rFonts w:eastAsiaTheme="minorEastAsia"/>
        </w:rPr>
        <w:t>on the other hand, is responsible for reshuffling amplitudes between different basis states.</w:t>
      </w:r>
      <w:r>
        <w:rPr>
          <w:rFonts w:eastAsiaTheme="minorEastAsia"/>
        </w:rPr>
        <w:t xml:space="preserve"> </w:t>
      </w:r>
      <w:r w:rsidRPr="00040E0D">
        <w:rPr>
          <w:rFonts w:eastAsiaTheme="minorEastAsia"/>
        </w:rPr>
        <w:t>It introduces transitions between bitstrings, effectively allowing the system to explore the solution space by moving between configurations.</w:t>
      </w:r>
    </w:p>
    <w:p w14:paraId="2F4A83AE" w14:textId="13AA1C12" w:rsidR="006E741E" w:rsidRPr="006E741E" w:rsidRDefault="006E741E" w:rsidP="007E43AF">
      <w:pPr>
        <w:rPr>
          <w:rFonts w:eastAsiaTheme="minorEastAsia"/>
        </w:rPr>
      </w:pPr>
      <w:r w:rsidRPr="006E741E">
        <w:rPr>
          <w:rFonts w:eastAsiaTheme="minorEastAsia"/>
        </w:rPr>
        <w:t xml:space="preserve">The unitaries are applied sequentially, and each layer </w:t>
      </w:r>
      <m:oMath>
        <m:r>
          <w:rPr>
            <w:rFonts w:ascii="Cambria Math" w:eastAsiaTheme="minorEastAsia" w:hAnsi="Cambria Math"/>
          </w:rPr>
          <m:t>k</m:t>
        </m:r>
      </m:oMath>
      <w:r w:rsidRPr="006E741E">
        <w:rPr>
          <w:rFonts w:eastAsiaTheme="minorEastAsia"/>
        </w:rPr>
        <w:t xml:space="preserve"> involves a pair of parameters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t>
            </m:r>
          </m:sub>
        </m:sSub>
      </m:oMath>
      <w:r w:rsidRPr="006E741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sidRPr="006E741E">
        <w:rPr>
          <w:rFonts w:eastAsiaTheme="minorEastAsia"/>
        </w:rPr>
        <w:t>) that control the respective operations. A setting of</w:t>
      </w:r>
      <w:r w:rsidR="00A02546">
        <w:rPr>
          <w:rFonts w:eastAsiaTheme="minorEastAsia"/>
        </w:rPr>
        <w:t xml:space="preserve"> </w:t>
      </w:r>
      <m:oMath>
        <m:r>
          <w:rPr>
            <w:rFonts w:ascii="Cambria Math" w:eastAsiaTheme="minorEastAsia" w:hAnsi="Cambria Math"/>
          </w:rPr>
          <m:t>p=1</m:t>
        </m:r>
      </m:oMath>
      <w:r w:rsidRPr="006E741E">
        <w:rPr>
          <w:rFonts w:eastAsiaTheme="minorEastAsia"/>
        </w:rPr>
        <w:t xml:space="preserve"> corresponds to a single such pair, while </w:t>
      </w:r>
      <w:r w:rsidR="00A02546">
        <w:rPr>
          <w:rFonts w:eastAsiaTheme="minorEastAsia"/>
        </w:rPr>
        <w:t xml:space="preserve">any layer </w:t>
      </w:r>
      <m:oMath>
        <m:r>
          <w:rPr>
            <w:rFonts w:ascii="Cambria Math" w:eastAsiaTheme="minorEastAsia" w:hAnsi="Cambria Math"/>
          </w:rPr>
          <m:t>p</m:t>
        </m:r>
      </m:oMath>
      <w:r w:rsidR="00A02546">
        <w:rPr>
          <w:rFonts w:eastAsiaTheme="minorEastAsia"/>
        </w:rPr>
        <w:t xml:space="preserve"> will lead to </w:t>
      </w:r>
      <w:r w:rsidRPr="006E741E">
        <w:rPr>
          <w:rFonts w:eastAsiaTheme="minorEastAsia"/>
        </w:rPr>
        <w:t xml:space="preserve">a total of </w:t>
      </w:r>
      <m:oMath>
        <m:r>
          <w:rPr>
            <w:rFonts w:ascii="Cambria Math" w:eastAsiaTheme="minorEastAsia" w:hAnsi="Cambria Math"/>
          </w:rPr>
          <m:t>2p</m:t>
        </m:r>
      </m:oMath>
      <w:r w:rsidRPr="006E741E">
        <w:rPr>
          <w:rFonts w:eastAsiaTheme="minorEastAsia"/>
        </w:rPr>
        <w:t xml:space="preserve"> parameters to optimi</w:t>
      </w:r>
      <w:r w:rsidR="00A02546">
        <w:rPr>
          <w:rFonts w:eastAsiaTheme="minorEastAsia"/>
        </w:rPr>
        <w:t>s</w:t>
      </w:r>
      <w:r w:rsidRPr="006E741E">
        <w:rPr>
          <w:rFonts w:eastAsiaTheme="minorEastAsia"/>
        </w:rPr>
        <w:t>e.</w:t>
      </w:r>
    </w:p>
    <w:p w14:paraId="734BB576" w14:textId="5353CE5B" w:rsidR="006E741E" w:rsidRDefault="006E741E" w:rsidP="006E741E">
      <w:pPr>
        <w:rPr>
          <w:rFonts w:eastAsiaTheme="minorEastAsia"/>
        </w:rPr>
      </w:pPr>
      <w:r w:rsidRPr="006E741E">
        <w:rPr>
          <w:rFonts w:eastAsiaTheme="minorEastAsia"/>
        </w:rPr>
        <w:t xml:space="preserve">Increasing the value of </w:t>
      </w:r>
      <m:oMath>
        <m:r>
          <w:rPr>
            <w:rFonts w:ascii="Cambria Math" w:eastAsiaTheme="minorEastAsia" w:hAnsi="Cambria Math"/>
          </w:rPr>
          <m:t>p</m:t>
        </m:r>
      </m:oMath>
      <w:r w:rsidRPr="006E741E">
        <w:rPr>
          <w:rFonts w:eastAsiaTheme="minorEastAsia"/>
        </w:rPr>
        <w:t xml:space="preserve"> enhances the expressiveness of the quantum </w:t>
      </w:r>
      <w:r w:rsidRPr="00A02546">
        <w:rPr>
          <w:rFonts w:eastAsiaTheme="minorEastAsia"/>
          <w:i/>
          <w:iCs/>
        </w:rPr>
        <w:t>ansatz</w:t>
      </w:r>
      <w:r w:rsidRPr="006E741E">
        <w:rPr>
          <w:rFonts w:eastAsiaTheme="minorEastAsia"/>
        </w:rPr>
        <w:t xml:space="preserve">, improving its ability to approximate the true ground state of </w:t>
      </w:r>
      <w:r w:rsidRPr="006E741E">
        <w:rPr>
          <w:rFonts w:eastAsiaTheme="minorEastAsia"/>
        </w:rPr>
        <w:t>the cost Hamiltonian. This improvement can yield better optimi</w:t>
      </w:r>
      <w:r w:rsidR="00F14B53">
        <w:rPr>
          <w:rFonts w:eastAsiaTheme="minorEastAsia"/>
        </w:rPr>
        <w:t>s</w:t>
      </w:r>
      <w:r w:rsidRPr="006E741E">
        <w:rPr>
          <w:rFonts w:eastAsiaTheme="minorEastAsia"/>
        </w:rPr>
        <w:t>ation outcomes, particularly for more complex problem instances. However, deeper circuits also introduce greater computational demands, both in quantum gate operations and in the classical optimi</w:t>
      </w:r>
      <w:r w:rsidR="00587671">
        <w:rPr>
          <w:rFonts w:eastAsiaTheme="minorEastAsia"/>
        </w:rPr>
        <w:t>s</w:t>
      </w:r>
      <w:r w:rsidRPr="006E741E">
        <w:rPr>
          <w:rFonts w:eastAsiaTheme="minorEastAsia"/>
        </w:rPr>
        <w:t xml:space="preserve">ation required to tune the parameters. For small-scale systems such as a 2-qubit QUBO, low values of </w:t>
      </w:r>
      <m:oMath>
        <m:r>
          <w:rPr>
            <w:rFonts w:ascii="Cambria Math" w:eastAsiaTheme="minorEastAsia" w:hAnsi="Cambria Math"/>
          </w:rPr>
          <m:t>p</m:t>
        </m:r>
      </m:oMath>
      <w:r w:rsidRPr="006E741E">
        <w:rPr>
          <w:rFonts w:eastAsiaTheme="minorEastAsia"/>
        </w:rPr>
        <w:t xml:space="preserve"> remain effective and manageable, making them suitable for initial implementation and experimentation.</w:t>
      </w:r>
    </w:p>
    <w:p w14:paraId="72D1807A" w14:textId="4E67850D" w:rsidR="00AC6980" w:rsidRDefault="0017148A" w:rsidP="00E2772D">
      <w:pPr>
        <w:rPr>
          <w:rStyle w:val="s1"/>
          <w:rFonts w:eastAsiaTheme="minorEastAsia"/>
        </w:rPr>
      </w:pPr>
      <w:r w:rsidRPr="0017148A">
        <w:rPr>
          <w:rFonts w:eastAsiaTheme="minorEastAsia"/>
        </w:rPr>
        <w:t xml:space="preserve">Next, an initial quantum state </w:t>
      </w:r>
      <m:oMath>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Ψ</m:t>
                </m:r>
              </m:e>
            </m:d>
          </m:e>
        </m:d>
      </m:oMath>
      <w:r w:rsidRPr="0017148A">
        <w:rPr>
          <w:rFonts w:eastAsiaTheme="minorEastAsia"/>
        </w:rPr>
        <w:t xml:space="preserve"> is prepared, often chosen as the uniform superposition </w:t>
      </w:r>
      <m:oMath>
        <m:sSup>
          <m:sSupPr>
            <m:ctrlPr>
              <w:rPr>
                <w:rStyle w:val="s1"/>
                <w:rFonts w:ascii="Cambria Math" w:eastAsiaTheme="majorEastAsia" w:hAnsi="Cambria Math"/>
                <w:i/>
              </w:rPr>
            </m:ctrlPr>
          </m:sSup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m:t>
                    </m:r>
                  </m:e>
                </m:d>
              </m:e>
            </m:d>
          </m:e>
          <m:sup>
            <m:r>
              <w:rPr>
                <w:rStyle w:val="s1"/>
                <w:rFonts w:ascii="Cambria Math" w:eastAsiaTheme="majorEastAsia" w:hAnsi="Cambria Math"/>
              </w:rPr>
              <m:t>⊗n</m:t>
            </m:r>
          </m:sup>
        </m:sSup>
      </m:oMath>
      <w:r w:rsidRPr="0017148A">
        <w:rPr>
          <w:rFonts w:eastAsiaTheme="minorEastAsia"/>
        </w:rPr>
        <w:t xml:space="preserve">, which ensures that all possible solutions have equal amplitude at the start. </w:t>
      </w:r>
      <w:r w:rsidR="00040E0D" w:rsidRPr="00040E0D">
        <w:rPr>
          <w:rFonts w:eastAsiaTheme="minorEastAsia"/>
        </w:rPr>
        <w:t xml:space="preserve">The core mechanism of QAOA involves evolving this initial state through a parameterised quantum circuit consisting of alternating </w:t>
      </w:r>
      <m:oMath>
        <m:r>
          <w:rPr>
            <w:rFonts w:ascii="Cambria Math" w:eastAsiaTheme="minorEastAsia" w:hAnsi="Cambria Math"/>
          </w:rPr>
          <m:t>p</m:t>
        </m:r>
      </m:oMath>
      <w:r w:rsidR="00E2772D" w:rsidRPr="00040E0D">
        <w:rPr>
          <w:rFonts w:eastAsiaTheme="minorEastAsia"/>
        </w:rPr>
        <w:t xml:space="preserve"> </w:t>
      </w:r>
      <w:r w:rsidR="00040E0D">
        <w:rPr>
          <w:rFonts w:eastAsiaTheme="minorEastAsia"/>
        </w:rPr>
        <w:t xml:space="preserve">layers of </w:t>
      </w:r>
      <w:r w:rsidR="00040E0D" w:rsidRPr="0017148A">
        <w:rPr>
          <w:rFonts w:eastAsiaTheme="minorEastAsia"/>
        </w:rPr>
        <w:t>parameterised unitary operators</w:t>
      </w:r>
      <w:r w:rsidR="00040E0D">
        <w:rPr>
          <w:rFonts w:eastAsiaTheme="minorEastAsia"/>
        </w:rPr>
        <w:t xml:space="preserve"> (cost and mixer operators). </w:t>
      </w:r>
      <w:r w:rsidR="00E2772D" w:rsidRPr="00E2772D">
        <w:rPr>
          <w:rFonts w:eastAsiaTheme="minorEastAsia"/>
        </w:rPr>
        <w:t xml:space="preserve">The depth </w:t>
      </w:r>
      <m:oMath>
        <m:r>
          <w:rPr>
            <w:rFonts w:ascii="Cambria Math" w:eastAsiaTheme="minorEastAsia" w:hAnsi="Cambria Math"/>
          </w:rPr>
          <m:t>p</m:t>
        </m:r>
      </m:oMath>
      <w:r w:rsidR="00E2772D" w:rsidRPr="00E2772D">
        <w:rPr>
          <w:rFonts w:eastAsiaTheme="minorEastAsia"/>
        </w:rPr>
        <w:t xml:space="preserve"> QAOA controls how expressively the algorithm can explore and exploit the solution space. With each layer alternating between cost-based phase shifts and amplitude mixing, the quantum state is progressively refined to concentrate probability on lower-cost solutions. QAOA thus balances structure and exploration, guiding the system toward optimal solutions through interference.</w:t>
      </w:r>
      <w:r w:rsidR="00E2772D" w:rsidRPr="00E2772D">
        <w:rPr>
          <w:rStyle w:val="s1"/>
          <w:rFonts w:eastAsiaTheme="minorEastAsia"/>
        </w:rPr>
        <w:t xml:space="preserve"> </w:t>
      </w:r>
      <w:r w:rsidR="00E2772D">
        <w:rPr>
          <w:rStyle w:val="s1"/>
          <w:rFonts w:eastAsiaTheme="minorEastAsia"/>
        </w:rPr>
        <w:t>Equations 13.1 c</w:t>
      </w:r>
      <w:r w:rsidR="00430D46" w:rsidRPr="00430D46">
        <w:rPr>
          <w:rStyle w:val="s1"/>
          <w:rFonts w:eastAsiaTheme="minorEastAsia"/>
        </w:rPr>
        <w:t>onstruct</w:t>
      </w:r>
      <w:r w:rsidR="00E2772D">
        <w:rPr>
          <w:rStyle w:val="s1"/>
          <w:rFonts w:eastAsiaTheme="minorEastAsia"/>
        </w:rPr>
        <w:t>s</w:t>
      </w:r>
      <w:r w:rsidR="00430D46" w:rsidRPr="00430D46">
        <w:rPr>
          <w:rStyle w:val="s1"/>
          <w:rFonts w:eastAsiaTheme="minorEastAsia"/>
        </w:rPr>
        <w:t xml:space="preserve"> QAOA </w:t>
      </w:r>
      <w:r w:rsidR="00430D46" w:rsidRPr="00E2772D">
        <w:rPr>
          <w:rStyle w:val="s1"/>
          <w:rFonts w:eastAsiaTheme="minorEastAsia"/>
          <w:i/>
          <w:iCs/>
        </w:rPr>
        <w:t>ansatz</w:t>
      </w:r>
      <w:r w:rsidR="00430D46" w:rsidRPr="00430D46">
        <w:rPr>
          <w:rStyle w:val="s1"/>
          <w:rFonts w:eastAsiaTheme="minorEastAsia"/>
        </w:rPr>
        <w:t xml:space="preserve"> </w:t>
      </w:r>
      <w:r w:rsidR="00E2772D">
        <w:rPr>
          <w:rStyle w:val="s1"/>
          <w:rFonts w:eastAsiaTheme="minorEastAsia"/>
        </w:rPr>
        <w:t xml:space="preserve">(Equation 13.2) </w:t>
      </w:r>
      <w:r w:rsidR="00430D46" w:rsidRPr="00430D46">
        <w:rPr>
          <w:rStyle w:val="s1"/>
          <w:rFonts w:eastAsiaTheme="minorEastAsia"/>
        </w:rPr>
        <w:t xml:space="preserve">for depth </w:t>
      </w:r>
      <m:oMath>
        <m:r>
          <w:rPr>
            <w:rFonts w:ascii="Cambria Math" w:eastAsiaTheme="minorEastAsia" w:hAnsi="Cambria Math"/>
          </w:rPr>
          <m:t>p</m:t>
        </m:r>
      </m:oMath>
      <w:r w:rsidR="00AC6980">
        <w:rPr>
          <w:rStyle w:val="s1"/>
          <w:rFonts w:eastAsiaTheme="minorEastAsia"/>
        </w:rPr>
        <w:t>:</w:t>
      </w:r>
    </w:p>
    <w:p w14:paraId="1C7DFE62" w14:textId="6AB2E666" w:rsidR="00E2772D" w:rsidRPr="00E2772D" w:rsidRDefault="00000000" w:rsidP="00E2772D">
      <w:pPr>
        <w:rPr>
          <w:rFonts w:eastAsiaTheme="minorEastAsia"/>
        </w:rPr>
      </w:pPr>
      <m:oMathPara>
        <m:oMath>
          <m:eqArr>
            <m:eqArrPr>
              <m:maxDist m:val="1"/>
              <m:ctrlPr>
                <w:rPr>
                  <w:rFonts w:ascii="Cambria Math" w:eastAsiaTheme="minorEastAsia" w:hAnsi="Cambria Math"/>
                  <w:i/>
                </w:rPr>
              </m:ctrlPr>
            </m:eqArrPr>
            <m:e>
              <m:r>
                <w:rPr>
                  <w:rFonts w:ascii="Cambria Math" w:hAnsi="Cambria Math"/>
                </w:rPr>
                <m:t>U</m:t>
              </m:r>
              <m:d>
                <m:dPr>
                  <m:ctrlPr>
                    <w:rPr>
                      <w:rFonts w:ascii="Cambria Math" w:hAnsi="Cambria Math"/>
                      <w:i/>
                    </w:rPr>
                  </m:ctrlPr>
                </m:dPr>
                <m:e>
                  <m:r>
                    <w:rPr>
                      <w:rFonts w:ascii="Cambria Math" w:hAnsi="Cambria Math"/>
                    </w:rPr>
                    <m:t>p,γ,α</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p</m:t>
                  </m:r>
                </m:sup>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e>
                  </m:d>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e>
                  </m:d>
                </m:e>
              </m:nary>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13.1</m:t>
                  </m:r>
                </m:e>
              </m:d>
              <m:ctrlPr>
                <w:rPr>
                  <w:rFonts w:ascii="Cambria Math" w:hAnsi="Cambria Math"/>
                  <w:i/>
                </w:rPr>
              </m:ctrlPr>
            </m:e>
          </m:eqArr>
        </m:oMath>
      </m:oMathPara>
    </w:p>
    <w:p w14:paraId="3672EC12" w14:textId="6C3DD30F" w:rsidR="00E2772D" w:rsidRPr="00E2772D" w:rsidRDefault="00000000" w:rsidP="00E2772D">
      <w:pPr>
        <w:rPr>
          <w:rStyle w:val="s1"/>
          <w:rFonts w:eastAsiaTheme="minorEastAsia"/>
        </w:rPr>
      </w:pPr>
      <m:oMathPara>
        <m:oMath>
          <m:eqArr>
            <m:eqArrPr>
              <m:maxDist m:val="1"/>
              <m:ctrlPr>
                <w:rPr>
                  <w:rStyle w:val="s1"/>
                  <w:rFonts w:ascii="Cambria Math" w:eastAsiaTheme="minorEastAsia" w:hAnsi="Cambria Math"/>
                  <w:i/>
                </w:rPr>
              </m:ctrlPr>
            </m:eqArr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sSub>
                        <m:sSubPr>
                          <m:ctrlPr>
                            <w:rPr>
                              <w:rStyle w:val="s1"/>
                              <w:rFonts w:ascii="Cambria Math" w:eastAsiaTheme="majorEastAsia" w:hAnsi="Cambria Math"/>
                            </w:rPr>
                          </m:ctrlPr>
                        </m:sSubPr>
                        <m:e>
                          <m:r>
                            <m:rPr>
                              <m:sty m:val="p"/>
                            </m:rPr>
                            <w:rPr>
                              <w:rStyle w:val="s1"/>
                              <w:rFonts w:ascii="Cambria Math" w:eastAsiaTheme="majorEastAsia" w:hAnsi="Cambria Math"/>
                            </w:rPr>
                            <m:t>Ψ</m:t>
                          </m:r>
                        </m:e>
                        <m:sub>
                          <m:r>
                            <w:rPr>
                              <w:rStyle w:val="s1"/>
                              <w:rFonts w:ascii="Cambria Math" w:eastAsiaTheme="majorEastAsia" w:hAnsi="Cambria Math"/>
                            </w:rPr>
                            <m:t>p</m:t>
                          </m:r>
                        </m:sub>
                      </m:sSub>
                      <m:d>
                        <m:dPr>
                          <m:ctrlPr>
                            <w:rPr>
                              <w:rStyle w:val="s1"/>
                              <w:rFonts w:ascii="Cambria Math" w:eastAsiaTheme="majorEastAsia" w:hAnsi="Cambria Math"/>
                              <w:i/>
                            </w:rPr>
                          </m:ctrlPr>
                        </m:dPr>
                        <m:e>
                          <m:r>
                            <w:rPr>
                              <w:rStyle w:val="s1"/>
                              <w:rFonts w:ascii="Cambria Math" w:eastAsiaTheme="majorEastAsia" w:hAnsi="Cambria Math"/>
                            </w:rPr>
                            <m:t>γ,α</m:t>
                          </m:r>
                        </m:e>
                      </m:d>
                    </m:e>
                  </m:d>
                </m:e>
              </m:d>
              <m:r>
                <w:rPr>
                  <w:rStyle w:val="s1"/>
                  <w:rFonts w:ascii="Cambria Math" w:eastAsiaTheme="majorEastAsia" w:hAnsi="Cambria Math"/>
                </w:rPr>
                <m:t>=</m:t>
              </m:r>
              <m:r>
                <w:rPr>
                  <w:rFonts w:ascii="Cambria Math" w:hAnsi="Cambria Math"/>
                </w:rPr>
                <m:t>U</m:t>
              </m:r>
              <m:d>
                <m:dPr>
                  <m:ctrlPr>
                    <w:rPr>
                      <w:rFonts w:ascii="Cambria Math" w:hAnsi="Cambria Math"/>
                      <w:i/>
                    </w:rPr>
                  </m:ctrlPr>
                </m:dPr>
                <m:e>
                  <m:r>
                    <w:rPr>
                      <w:rFonts w:ascii="Cambria Math" w:hAnsi="Cambria Math"/>
                    </w:rPr>
                    <m:t>p,γ,α</m:t>
                  </m:r>
                </m:e>
              </m:d>
              <m:r>
                <w:rPr>
                  <w:rFonts w:ascii="Cambria Math" w:eastAsiaTheme="minorEastAsia" w:hAnsi="Cambria Math"/>
                </w:rPr>
                <m:t>.</m:t>
              </m:r>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sSub>
                        <m:sSubPr>
                          <m:ctrlPr>
                            <w:rPr>
                              <w:rStyle w:val="s1"/>
                              <w:rFonts w:ascii="Cambria Math" w:eastAsiaTheme="majorEastAsia" w:hAnsi="Cambria Math"/>
                            </w:rPr>
                          </m:ctrlPr>
                        </m:sSubPr>
                        <m:e>
                          <m:r>
                            <m:rPr>
                              <m:sty m:val="p"/>
                            </m:rPr>
                            <w:rPr>
                              <w:rStyle w:val="s1"/>
                              <w:rFonts w:ascii="Cambria Math" w:eastAsiaTheme="majorEastAsia" w:hAnsi="Cambria Math"/>
                            </w:rPr>
                            <m:t>Ψ</m:t>
                          </m:r>
                        </m:e>
                        <m:sub>
                          <m:r>
                            <w:rPr>
                              <w:rStyle w:val="s1"/>
                              <w:rFonts w:ascii="Cambria Math" w:eastAsiaTheme="majorEastAsia" w:hAnsi="Cambria Math"/>
                            </w:rPr>
                            <m:t>0</m:t>
                          </m:r>
                        </m:sub>
                      </m:sSub>
                    </m:e>
                  </m:d>
                </m:e>
              </m:d>
              <m:r>
                <w:rPr>
                  <w:rStyle w:val="s1"/>
                  <w:rFonts w:ascii="Cambria Math" w:eastAsiaTheme="minorEastAsia" w:hAnsi="Cambria Math"/>
                </w:rPr>
                <m:t xml:space="preserve"> </m:t>
              </m:r>
              <m:r>
                <w:rPr>
                  <w:rStyle w:val="s1"/>
                  <w:rFonts w:ascii="Cambria Math" w:eastAsiaTheme="majorEastAsia" w:hAnsi="Cambria Math"/>
                </w:rPr>
                <m:t>#</m:t>
              </m:r>
              <m:d>
                <m:dPr>
                  <m:ctrlPr>
                    <w:rPr>
                      <w:rStyle w:val="s1"/>
                      <w:rFonts w:ascii="Cambria Math" w:eastAsiaTheme="minorEastAsia" w:hAnsi="Cambria Math"/>
                      <w:i/>
                    </w:rPr>
                  </m:ctrlPr>
                </m:dPr>
                <m:e>
                  <m:r>
                    <w:rPr>
                      <w:rStyle w:val="s1"/>
                      <w:rFonts w:ascii="Cambria Math" w:eastAsiaTheme="minorEastAsia" w:hAnsi="Cambria Math"/>
                    </w:rPr>
                    <m:t>13.2</m:t>
                  </m:r>
                </m:e>
              </m:d>
              <m:ctrlPr>
                <w:rPr>
                  <w:rStyle w:val="s1"/>
                  <w:rFonts w:ascii="Cambria Math" w:eastAsiaTheme="majorEastAsia" w:hAnsi="Cambria Math"/>
                  <w:i/>
                </w:rPr>
              </m:ctrlPr>
            </m:e>
          </m:eqArr>
        </m:oMath>
      </m:oMathPara>
    </w:p>
    <w:p w14:paraId="3F251FD1" w14:textId="35BA5F8C" w:rsidR="00E2772D" w:rsidRDefault="00E2772D" w:rsidP="00430D46">
      <w:pPr>
        <w:rPr>
          <w:rStyle w:val="s1"/>
          <w:rFonts w:eastAsiaTheme="minorEastAsia"/>
        </w:rPr>
      </w:pPr>
      <w:r w:rsidRPr="00E2772D">
        <w:rPr>
          <w:rStyle w:val="s1"/>
          <w:rFonts w:eastAsiaTheme="minorEastAsia"/>
        </w:rPr>
        <w:t xml:space="preserve">The </w:t>
      </w:r>
      <w:r>
        <w:rPr>
          <w:rStyle w:val="s1"/>
          <w:rFonts w:eastAsiaTheme="minorEastAsia"/>
        </w:rPr>
        <w:t xml:space="preserve">final </w:t>
      </w:r>
      <w:r w:rsidRPr="00E2772D">
        <w:rPr>
          <w:rStyle w:val="s1"/>
          <w:rFonts w:eastAsiaTheme="minorEastAsia"/>
        </w:rPr>
        <w:t>goal is to find the optimal pair of parameter vectors that minimises the expectation value of the cost Hamiltonian</w:t>
      </w:r>
      <w:r>
        <w:rPr>
          <w:rStyle w:val="s1"/>
          <w:rFonts w:eastAsiaTheme="minorEastAsia"/>
        </w:rPr>
        <w:t xml:space="preserve">. </w:t>
      </w:r>
      <w:r w:rsidRPr="00E2772D">
        <w:rPr>
          <w:rStyle w:val="s1"/>
          <w:rFonts w:eastAsiaTheme="minorEastAsia"/>
        </w:rPr>
        <w:t>This expect</w:t>
      </w:r>
      <w:r>
        <w:rPr>
          <w:rStyle w:val="s1"/>
          <w:rFonts w:eastAsiaTheme="minorEastAsia"/>
        </w:rPr>
        <w:t>ed</w:t>
      </w:r>
      <w:r w:rsidRPr="00E2772D">
        <w:rPr>
          <w:rStyle w:val="s1"/>
          <w:rFonts w:eastAsiaTheme="minorEastAsia"/>
        </w:rPr>
        <w:t xml:space="preserve"> value is estimated through repeated measurements on the quantum device, and the parameters are updated by a classical optimiser in a hybrid loop until convergence toward a low-energy (ideally ground-state) solution.</w:t>
      </w:r>
    </w:p>
    <w:p w14:paraId="4C8B804C" w14:textId="1AD6D7E5" w:rsidR="00430D46" w:rsidRPr="00430D46" w:rsidRDefault="00430D46" w:rsidP="00430D46">
      <w:pPr>
        <w:rPr>
          <w:rFonts w:ascii="Times New Roman" w:eastAsia="Times New Roman" w:hAnsi="Times New Roman" w:cs="Times New Roman"/>
          <w:kern w:val="0"/>
          <w:lang w:val="en-FR" w:eastAsia="en-GB"/>
          <w14:ligatures w14:val="none"/>
        </w:rPr>
      </w:pPr>
      <m:oMathPara>
        <m:oMath>
          <m:r>
            <m:rPr>
              <m:scr m:val="double-struck"/>
            </m:rPr>
            <w:rPr>
              <w:rFonts w:ascii="Cambria Math" w:hAnsi="Cambria Math"/>
            </w:rPr>
            <m:t>E</m:t>
          </m:r>
          <m:d>
            <m:dPr>
              <m:ctrlPr>
                <w:rPr>
                  <w:rFonts w:ascii="Cambria Math" w:hAnsi="Cambria Math"/>
                  <w:i/>
                </w:rPr>
              </m:ctrlPr>
            </m:dPr>
            <m:e>
              <m:r>
                <w:rPr>
                  <w:rStyle w:val="s1"/>
                  <w:rFonts w:ascii="Cambria Math" w:eastAsiaTheme="majorEastAsia" w:hAnsi="Cambria Math"/>
                </w:rPr>
                <m:t>γ,α</m:t>
              </m:r>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rPr>
                      </m:ctrlPr>
                    </m:sSubPr>
                    <m:e>
                      <m:r>
                        <m:rPr>
                          <m:sty m:val="p"/>
                        </m:rPr>
                        <w:rPr>
                          <w:rFonts w:ascii="Cambria Math" w:eastAsiaTheme="minorEastAsia" w:hAnsi="Cambria Math"/>
                        </w:rPr>
                        <m:t>Ψ</m:t>
                      </m:r>
                    </m:e>
                    <m:sub>
                      <m:r>
                        <w:rPr>
                          <w:rFonts w:ascii="Cambria Math" w:eastAsiaTheme="minorEastAsia" w:hAnsi="Cambria Math"/>
                        </w:rPr>
                        <m:t>p</m:t>
                      </m:r>
                    </m:sub>
                  </m:sSub>
                </m:e>
              </m:d>
            </m:e>
          </m:d>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m:t>
              </m:r>
            </m:sub>
          </m:sSub>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sSub>
                    <m:sSubPr>
                      <m:ctrlPr>
                        <w:rPr>
                          <w:rStyle w:val="s1"/>
                          <w:rFonts w:ascii="Cambria Math" w:eastAsiaTheme="majorEastAsia" w:hAnsi="Cambria Math"/>
                        </w:rPr>
                      </m:ctrlPr>
                    </m:sSubPr>
                    <m:e>
                      <m:r>
                        <m:rPr>
                          <m:sty m:val="p"/>
                        </m:rPr>
                        <w:rPr>
                          <w:rStyle w:val="s1"/>
                          <w:rFonts w:ascii="Cambria Math" w:eastAsiaTheme="majorEastAsia" w:hAnsi="Cambria Math"/>
                        </w:rPr>
                        <m:t>Ψ</m:t>
                      </m:r>
                    </m:e>
                    <m:sub>
                      <m:r>
                        <w:rPr>
                          <w:rStyle w:val="s1"/>
                          <w:rFonts w:ascii="Cambria Math" w:eastAsiaTheme="majorEastAsia" w:hAnsi="Cambria Math"/>
                        </w:rPr>
                        <m:t>p</m:t>
                      </m:r>
                    </m:sub>
                  </m:sSub>
                </m:e>
              </m:d>
            </m:e>
          </m:d>
        </m:oMath>
      </m:oMathPara>
    </w:p>
    <w:p w14:paraId="7B5832A4" w14:textId="0A88F356" w:rsidR="008B7DF4" w:rsidRPr="00430D46" w:rsidRDefault="00AD14B6" w:rsidP="006E0752">
      <w:pPr>
        <w:rPr>
          <w:lang w:val="en-FR"/>
        </w:rPr>
      </w:pPr>
      <w:r w:rsidRPr="00AD14B6">
        <w:rPr>
          <w:lang w:val="en-FR"/>
        </w:rPr>
        <w:lastRenderedPageBreak/>
        <w:t>Having established the foundational principles of quantum computing</w:t>
      </w:r>
      <w:r>
        <w:rPr>
          <w:lang w:val="en-FR"/>
        </w:rPr>
        <w:t xml:space="preserve"> </w:t>
      </w:r>
      <w:r w:rsidR="006E0752">
        <w:rPr>
          <w:lang w:val="en-FR"/>
        </w:rPr>
        <w:t>focus</w:t>
      </w:r>
      <w:r w:rsidRPr="00AD14B6">
        <w:rPr>
          <w:lang w:val="en-FR"/>
        </w:rPr>
        <w:t xml:space="preserve"> now turn</w:t>
      </w:r>
      <w:r w:rsidR="006E0752">
        <w:rPr>
          <w:lang w:val="en-FR"/>
        </w:rPr>
        <w:t>s</w:t>
      </w:r>
      <w:r w:rsidRPr="00AD14B6">
        <w:rPr>
          <w:lang w:val="en-FR"/>
        </w:rPr>
        <w:t xml:space="preserve"> to the question of implementation. This involves encoding quantum states, operators, and circuit dynamics into classical data structures and numerically emulating their evolution. </w:t>
      </w:r>
      <w:r w:rsidR="006E0752">
        <w:rPr>
          <w:lang w:val="en-FR"/>
        </w:rPr>
        <w:t>W</w:t>
      </w:r>
      <w:r w:rsidRPr="00AD14B6">
        <w:rPr>
          <w:lang w:val="en-FR"/>
        </w:rPr>
        <w:t>hat follows</w:t>
      </w:r>
      <w:r w:rsidR="006E0752">
        <w:rPr>
          <w:lang w:val="en-FR"/>
        </w:rPr>
        <w:t xml:space="preserve"> </w:t>
      </w:r>
      <w:r w:rsidRPr="00AD14B6">
        <w:rPr>
          <w:lang w:val="en-FR"/>
        </w:rPr>
        <w:t>explore</w:t>
      </w:r>
      <w:r w:rsidR="006E0752">
        <w:rPr>
          <w:lang w:val="en-FR"/>
        </w:rPr>
        <w:t>s</w:t>
      </w:r>
      <w:r w:rsidRPr="00AD14B6">
        <w:rPr>
          <w:lang w:val="en-FR"/>
        </w:rPr>
        <w:t xml:space="preserve"> how to represent and manipulate quantum systems programmatically using classical computing resources.</w:t>
      </w:r>
    </w:p>
    <w:p w14:paraId="6A77A8A2" w14:textId="45C56905" w:rsidR="006422D0" w:rsidRPr="006E0752" w:rsidRDefault="00F51B89" w:rsidP="006E0752">
      <w:pPr>
        <w:pStyle w:val="Heading1"/>
        <w:rPr>
          <w:lang w:val="en-FR"/>
        </w:rPr>
      </w:pPr>
      <w:bookmarkStart w:id="21" w:name="_Toc205548971"/>
      <w:r>
        <w:t>Method</w:t>
      </w:r>
      <w:bookmarkEnd w:id="21"/>
    </w:p>
    <w:p w14:paraId="15B10759" w14:textId="61554500" w:rsidR="008C74C4" w:rsidRDefault="006E0752" w:rsidP="008C74C4">
      <w:r w:rsidRPr="006E0752">
        <w:t>While access to large-scale quantum hardware remains limited, several cloud-based platforms now offer remote access to small- and medium-scale quantum processors. Nonetheless, many quantum algorithm prototypes continue to be developed and validated via classical simulation, particularly when customisation or low-level control is required</w:t>
      </w:r>
      <w:r w:rsidR="008C74C4">
        <w:t xml:space="preserve"> </w:t>
      </w:r>
      <w:r w:rsidR="008C74C4" w:rsidRPr="008C74C4">
        <w:t>In this work, a programming-based approach is adopted to reconstruct core components of quantum computation from first principles, without reliance on external quantum libraries. Qubits, quantum gates, circuit evolution, and variational algorithms such as the Quantum Approximate Optimi</w:t>
      </w:r>
      <w:r w:rsidR="00587671">
        <w:t>s</w:t>
      </w:r>
      <w:r w:rsidR="008C74C4" w:rsidRPr="008C74C4">
        <w:t>ation Algorithm (QAOA) are implemented manually in C++, enabling full transparency over the simulation process and allowing direct experimentation with the underlying mechanics of quantum optimisation.</w:t>
      </w:r>
    </w:p>
    <w:p w14:paraId="7C1F6254" w14:textId="3EAFCF40" w:rsidR="00114FB7" w:rsidRDefault="00114FB7" w:rsidP="00114FB7">
      <w:pPr>
        <w:pStyle w:val="Heading2"/>
      </w:pPr>
      <w:bookmarkStart w:id="22" w:name="_Toc205548972"/>
      <w:r>
        <w:t>Problem formulation</w:t>
      </w:r>
      <w:bookmarkEnd w:id="22"/>
    </w:p>
    <w:p w14:paraId="20805482" w14:textId="3B80A00D" w:rsidR="008C74C4" w:rsidRDefault="008C74C4" w:rsidP="008C74C4">
      <w:r>
        <w:t>Before constructing the quantum circuit, the optimisation problem must be precisely defined in classical terms. The chosen problem is a minimal bin packing instance, formulated as a QUBO</w:t>
      </w:r>
      <w:r w:rsidR="00627750">
        <w:t xml:space="preserve"> </w:t>
      </w:r>
      <w:r>
        <w:t xml:space="preserve">problem to allow direct translation into quantum form. The system consists of a </w:t>
      </w:r>
      <m:oMath>
        <m:r>
          <w:rPr>
            <w:rFonts w:ascii="Cambria Math" w:hAnsi="Cambria Math"/>
          </w:rPr>
          <m:t>2×1</m:t>
        </m:r>
      </m:oMath>
      <w:r w:rsidR="00627750">
        <w:rPr>
          <w:rFonts w:eastAsiaTheme="minorEastAsia"/>
        </w:rPr>
        <w:t xml:space="preserve"> </w:t>
      </w:r>
      <w:r w:rsidR="00D41B47">
        <w:rPr>
          <w:rFonts w:eastAsiaTheme="minorEastAsia"/>
        </w:rPr>
        <w:t>bin</w:t>
      </w:r>
      <w:r>
        <w:t>, i.e., two independent cells. An empty cell incurs a penalty of +</w:t>
      </w:r>
      <w:r w:rsidR="003423EF">
        <w:t>0.3</w:t>
      </w:r>
      <w:r>
        <w:t>, while a filled cell yields a reward of -0</w:t>
      </w:r>
      <w:r w:rsidR="003423EF">
        <w:t>.5</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0, 1</m:t>
            </m:r>
          </m:e>
        </m:d>
      </m:oMath>
      <w:r>
        <w:t xml:space="preserve"> denote the binary variable associated with cell </w:t>
      </w:r>
      <m:oMath>
        <m:r>
          <w:rPr>
            <w:rFonts w:ascii="Cambria Math" w:hAnsi="Cambria Math"/>
          </w:rPr>
          <m:t>i</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oMath>
      <w:r>
        <w:t xml:space="preserve"> indicates a filled cell. The classical cost function</w:t>
      </w:r>
      <w:r w:rsidR="00627750">
        <w:t xml:space="preserve"> </w:t>
      </w:r>
      <m:oMath>
        <m:r>
          <w:rPr>
            <w:rFonts w:ascii="Cambria Math" w:hAnsi="Cambria Math"/>
          </w:rPr>
          <m:t>C</m:t>
        </m:r>
      </m:oMath>
      <w:r>
        <w:t xml:space="preserve"> is:</w:t>
      </w:r>
    </w:p>
    <w:p w14:paraId="7636B9F8" w14:textId="595FB5BF" w:rsidR="008C74C4" w:rsidRDefault="008C74C4" w:rsidP="008C74C4">
      <m:oMathPara>
        <m:oMath>
          <m:r>
            <w:rPr>
              <w:rFonts w:ascii="Cambria Math" w:hAnsi="Cambria Math"/>
            </w:rPr>
            <m:t>C=0.3(1-</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)+0.3(1-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)-0.5</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-0.5</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2C894885" w14:textId="77777777" w:rsidR="008C74C4" w:rsidRDefault="008C74C4" w:rsidP="008C74C4">
      <w:r>
        <w:t>which simplifies to:</w:t>
      </w:r>
    </w:p>
    <w:p w14:paraId="29AFDFAC" w14:textId="0AA45FDE" w:rsidR="008C74C4" w:rsidRDefault="008C74C4" w:rsidP="008C74C4">
      <m:oMathPara>
        <m:oMath>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)=-0.8</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-0.8</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+0.6</m:t>
          </m:r>
        </m:oMath>
      </m:oMathPara>
    </w:p>
    <w:p w14:paraId="6033DD75" w14:textId="5DA62625" w:rsidR="00114FB7" w:rsidRDefault="008C74C4" w:rsidP="008C74C4">
      <w:r>
        <w:t xml:space="preserve">Because there are no constraints and no interaction between the variables, the problem requires only two qubits with no entanglement. The objective is to minimise </w:t>
      </w:r>
      <m:oMath>
        <m:r>
          <w:rPr>
            <w:rFonts w:ascii="Cambria Math" w:hAnsi="Cambria Math"/>
          </w:rPr>
          <m:t>C</m:t>
        </m:r>
      </m:oMath>
      <w:r>
        <w:t>, which will later be mapped into a quantum cost Hamiltonian.</w:t>
      </w:r>
    </w:p>
    <w:p w14:paraId="290881E0" w14:textId="61FA4A91" w:rsidR="00627750" w:rsidRPr="00627750" w:rsidRDefault="00627750" w:rsidP="00627750">
      <w:pPr>
        <w:rPr>
          <w:rFonts w:ascii="Times New Roman" w:hAnsi="Times New Roman" w:cs="Times New Roman"/>
          <w:lang w:val="en-FR"/>
        </w:rPr>
      </w:pPr>
      <w:r w:rsidRPr="00627750">
        <w:rPr>
          <w:rFonts w:ascii="Times New Roman" w:hAnsi="Times New Roman" w:cs="Times New Roman"/>
          <w:lang w:val="en-FR"/>
        </w:rPr>
        <w:t xml:space="preserve">The quantum simulation is run using </w:t>
      </w:r>
      <m:oMath>
        <m:r>
          <w:rPr>
            <w:rFonts w:ascii="Cambria Math" w:hAnsi="Cambria Math" w:cs="Times New Roman"/>
            <w:lang w:val="en-FR"/>
          </w:rPr>
          <m:t>n = 2</m:t>
        </m:r>
      </m:oMath>
      <w:r w:rsidRPr="00627750">
        <w:rPr>
          <w:rFonts w:ascii="Times New Roman" w:hAnsi="Times New Roman" w:cs="Times New Roman"/>
          <w:lang w:val="en-FR"/>
        </w:rPr>
        <w:t xml:space="preserve"> qubits, with a parameter grid search of size </w:t>
      </w:r>
      <m:oMath>
        <m:r>
          <w:rPr>
            <w:rFonts w:ascii="Cambria Math" w:hAnsi="Cambria Math" w:cs="Times New Roman"/>
            <w:lang w:val="en-FR"/>
          </w:rPr>
          <m:t>1000×1000</m:t>
        </m:r>
      </m:oMath>
      <w:r w:rsidRPr="00627750">
        <w:rPr>
          <w:rFonts w:ascii="Times New Roman" w:hAnsi="Times New Roman" w:cs="Times New Roman"/>
          <w:lang w:val="en-FR"/>
        </w:rPr>
        <w:t xml:space="preserve"> over </w:t>
      </w:r>
      <m:oMath>
        <m:r>
          <w:rPr>
            <w:rFonts w:ascii="Cambria Math" w:hAnsi="Cambria Math" w:cs="Times New Roman"/>
            <w:lang w:val="en-FR"/>
          </w:rPr>
          <m:t>γ, α∈</m:t>
        </m:r>
        <m:d>
          <m:dPr>
            <m:begChr m:val="["/>
            <m:endChr m:val="["/>
            <m:ctrlPr>
              <w:rPr>
                <w:rFonts w:ascii="Cambria Math" w:hAnsi="Cambria Math" w:cs="Times New Roman"/>
                <w:i/>
                <w:lang w:val="en-FR"/>
              </w:rPr>
            </m:ctrlPr>
          </m:dPr>
          <m:e>
            <m:r>
              <w:rPr>
                <w:rFonts w:ascii="Cambria Math" w:hAnsi="Cambria Math" w:cs="Times New Roman"/>
                <w:lang w:val="en-FR"/>
              </w:rPr>
              <m:t>0, 2π</m:t>
            </m:r>
          </m:e>
        </m:d>
      </m:oMath>
      <w:r w:rsidRPr="00627750">
        <w:rPr>
          <w:rFonts w:ascii="Times New Roman" w:hAnsi="Times New Roman" w:cs="Times New Roman"/>
          <w:lang w:val="en-FR"/>
        </w:rPr>
        <w:t xml:space="preserve">. For each parameter pair, the expectation value of the cost Hamiltonian is computed, and the minimum energy state determines the optimal parameters </w:t>
      </w:r>
      <m:oMath>
        <m:r>
          <w:rPr>
            <w:rFonts w:ascii="Cambria Math" w:hAnsi="Cambria Math"/>
            <w:lang w:val="en-FR"/>
          </w:rPr>
          <m:t>(</m:t>
        </m:r>
        <m:sSup>
          <m:sSupPr>
            <m:ctrlPr>
              <w:rPr>
                <w:rFonts w:ascii="Cambria Math" w:hAnsi="Cambria Math"/>
                <w:i/>
                <w:lang w:val="en-FR"/>
              </w:rPr>
            </m:ctrlPr>
          </m:sSupPr>
          <m:e>
            <m:r>
              <w:rPr>
                <w:rFonts w:ascii="Cambria Math" w:hAnsi="Cambria Math"/>
                <w:lang w:val="en-FR"/>
              </w:rPr>
              <m:t>γ</m:t>
            </m:r>
          </m:e>
          <m:sup>
            <m:r>
              <w:rPr>
                <w:rFonts w:ascii="Cambria Math" w:hAnsi="Cambria Math"/>
                <w:lang w:val="en-FR"/>
              </w:rPr>
              <m:t>*</m:t>
            </m:r>
          </m:sup>
        </m:sSup>
        <m:r>
          <w:rPr>
            <w:rFonts w:ascii="Cambria Math" w:hAnsi="Cambria Math"/>
            <w:lang w:val="en-FR"/>
          </w:rPr>
          <m:t xml:space="preserve">, </m:t>
        </m:r>
        <m:sSup>
          <m:sSupPr>
            <m:ctrlPr>
              <w:rPr>
                <w:rFonts w:ascii="Cambria Math" w:hAnsi="Cambria Math"/>
                <w:i/>
                <w:lang w:val="en-FR"/>
              </w:rPr>
            </m:ctrlPr>
          </m:sSupPr>
          <m:e>
            <m:r>
              <w:rPr>
                <w:rFonts w:ascii="Cambria Math" w:hAnsi="Cambria Math"/>
                <w:lang w:val="en-FR"/>
              </w:rPr>
              <m:t>α</m:t>
            </m:r>
          </m:e>
          <m:sup>
            <m:r>
              <w:rPr>
                <w:rFonts w:ascii="Cambria Math" w:hAnsi="Cambria Math"/>
                <w:lang w:val="en-FR"/>
              </w:rPr>
              <m:t>*</m:t>
            </m:r>
          </m:sup>
        </m:sSup>
        <m:r>
          <w:rPr>
            <w:rFonts w:ascii="Cambria Math" w:hAnsi="Cambria Math"/>
            <w:lang w:val="en-FR"/>
          </w:rPr>
          <m:t>)</m:t>
        </m:r>
      </m:oMath>
      <w:r w:rsidRPr="00627750">
        <w:rPr>
          <w:rFonts w:ascii="Times New Roman" w:hAnsi="Times New Roman" w:cs="Times New Roman"/>
          <w:lang w:val="en-FR"/>
        </w:rPr>
        <w:t xml:space="preserve">. The optimal state is then measured S = 1000 times in the computational basis to obtain the distribution over classical bitstrings </w:t>
      </w:r>
      <m:oMath>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00</m:t>
                    </m:r>
                  </m:e>
                </m:d>
              </m:e>
            </m:d>
            <m:r>
              <w:rPr>
                <w:rFonts w:ascii="Cambria Math" w:hAnsi="Cambria Math" w:cs="Times New Roman"/>
                <w:lang w:val="en-FR"/>
              </w:rPr>
              <m:t xml:space="preserve">, </m:t>
            </m:r>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01</m:t>
                    </m:r>
                  </m:e>
                </m:d>
              </m:e>
            </m:d>
            <m:r>
              <w:rPr>
                <w:rFonts w:ascii="Cambria Math" w:hAnsi="Cambria Math" w:cs="Times New Roman"/>
                <w:lang w:val="en-FR"/>
              </w:rPr>
              <m:t xml:space="preserve">, </m:t>
            </m:r>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10</m:t>
                    </m:r>
                  </m:e>
                </m:d>
              </m:e>
            </m:d>
            <m:r>
              <w:rPr>
                <w:rFonts w:ascii="Cambria Math" w:hAnsi="Cambria Math" w:cs="Times New Roman"/>
                <w:lang w:val="en-FR"/>
              </w:rPr>
              <m:t xml:space="preserve">, </m:t>
            </m:r>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11</m:t>
                    </m:r>
                  </m:e>
                </m:d>
              </m:e>
            </m:d>
          </m:e>
        </m:d>
      </m:oMath>
      <w:r>
        <w:rPr>
          <w:rFonts w:ascii="Times New Roman" w:eastAsiaTheme="minorEastAsia" w:hAnsi="Times New Roman" w:cs="Times New Roman"/>
          <w:lang w:val="en-FR"/>
        </w:rPr>
        <w:t>.</w:t>
      </w:r>
    </w:p>
    <w:p w14:paraId="6EEA9E83" w14:textId="77777777" w:rsidR="0077742F" w:rsidRPr="009608D3" w:rsidRDefault="0077742F" w:rsidP="0077742F">
      <w:pPr>
        <w:pStyle w:val="Heading2"/>
      </w:pPr>
      <w:bookmarkStart w:id="23" w:name="_Toc205548973"/>
      <w:r>
        <w:t>Implementing QAOA</w:t>
      </w:r>
      <w:bookmarkEnd w:id="23"/>
    </w:p>
    <w:p w14:paraId="33D24527" w14:textId="01C460B1" w:rsidR="0077742F" w:rsidRPr="0077742F" w:rsidRDefault="0077742F" w:rsidP="0077742F">
      <w:pPr>
        <w:rPr>
          <w:lang w:val="en-FR"/>
        </w:rPr>
      </w:pPr>
      <w:r w:rsidRPr="0077742F">
        <w:rPr>
          <w:lang w:val="en-FR"/>
        </w:rPr>
        <w:t xml:space="preserve">The classical cost function </w:t>
      </w:r>
      <m:oMath>
        <m:r>
          <w:rPr>
            <w:rFonts w:ascii="Cambria Math" w:hAnsi="Cambria Math"/>
            <w:lang w:val="en-FR"/>
          </w:rPr>
          <m:t>C</m:t>
        </m:r>
      </m:oMath>
      <w:r>
        <w:rPr>
          <w:lang w:val="en-FR"/>
        </w:rPr>
        <w:t xml:space="preserve"> previously </w:t>
      </w:r>
      <w:r w:rsidRPr="0077742F">
        <w:rPr>
          <w:lang w:val="en-FR"/>
        </w:rPr>
        <w:t>derived the contains a constant term of +0</w:t>
      </w:r>
      <w:r w:rsidR="00D01379">
        <w:rPr>
          <w:lang w:val="en-FR"/>
        </w:rPr>
        <w:t>.6</w:t>
      </w:r>
      <w:r w:rsidRPr="0077742F">
        <w:rPr>
          <w:lang w:val="en-FR"/>
        </w:rPr>
        <w:t>, which can be discarded for the purposes of QAOA implementation</w:t>
      </w:r>
      <w:r>
        <w:rPr>
          <w:lang w:val="en-FR"/>
        </w:rPr>
        <w:t>, as explained earlier</w:t>
      </w:r>
      <w:r w:rsidRPr="0077742F">
        <w:rPr>
          <w:lang w:val="en-FR"/>
        </w:rPr>
        <w:t>. The relevant objective therefore reduces to:</w:t>
      </w:r>
    </w:p>
    <w:p w14:paraId="1DAF0806" w14:textId="3DB7C639" w:rsidR="0077742F" w:rsidRPr="0077742F" w:rsidRDefault="0077742F" w:rsidP="0077742F">
      <w:pPr>
        <w:rPr>
          <w:lang w:val="en-FR"/>
        </w:rPr>
      </w:pPr>
      <m:oMathPara>
        <m:oMath>
          <m:r>
            <w:rPr>
              <w:rFonts w:ascii="Cambria Math" w:hAnsi="Cambria Math"/>
              <w:lang w:val="en-FR"/>
            </w:rPr>
            <m:t>min-0.8</m:t>
          </m:r>
          <m:sSub>
            <m:sSubPr>
              <m:ctrlPr>
                <w:rPr>
                  <w:rFonts w:ascii="Cambria Math" w:hAnsi="Cambria Math"/>
                  <w:i/>
                  <w:lang w:val="en-FR"/>
                </w:rPr>
              </m:ctrlPr>
            </m:sSubPr>
            <m:e>
              <m:r>
                <w:rPr>
                  <w:rFonts w:ascii="Cambria Math" w:hAnsi="Cambria Math"/>
                  <w:lang w:val="en-FR"/>
                </w:rPr>
                <m:t>x</m:t>
              </m:r>
            </m:e>
            <m:sub>
              <m:r>
                <w:rPr>
                  <w:rFonts w:ascii="Cambria Math" w:hAnsi="Cambria Math"/>
                  <w:lang w:val="en-FR"/>
                </w:rPr>
                <m:t>0</m:t>
              </m:r>
            </m:sub>
          </m:sSub>
          <m:r>
            <w:rPr>
              <w:rFonts w:ascii="Cambria Math" w:hAnsi="Cambria Math"/>
              <w:lang w:val="en-FR"/>
            </w:rPr>
            <m:t>-0.8</m:t>
          </m:r>
          <m:sSub>
            <m:sSubPr>
              <m:ctrlPr>
                <w:rPr>
                  <w:rFonts w:ascii="Cambria Math" w:hAnsi="Cambria Math"/>
                  <w:i/>
                  <w:lang w:val="en-FR"/>
                </w:rPr>
              </m:ctrlPr>
            </m:sSubPr>
            <m:e>
              <m:r>
                <w:rPr>
                  <w:rFonts w:ascii="Cambria Math" w:hAnsi="Cambria Math"/>
                  <w:lang w:val="en-FR"/>
                </w:rPr>
                <m:t>x</m:t>
              </m:r>
            </m:e>
            <m:sub>
              <m:r>
                <w:rPr>
                  <w:rFonts w:ascii="Cambria Math" w:hAnsi="Cambria Math"/>
                  <w:lang w:val="en-FR"/>
                </w:rPr>
                <m:t>1</m:t>
              </m:r>
            </m:sub>
          </m:sSub>
        </m:oMath>
      </m:oMathPara>
    </w:p>
    <w:p w14:paraId="5569DF19" w14:textId="77777777" w:rsidR="0077742F" w:rsidRDefault="0077742F" w:rsidP="0077742F">
      <w:pPr>
        <w:rPr>
          <w:lang w:val="en-FR"/>
        </w:rPr>
      </w:pPr>
      <w:r w:rsidRPr="0077742F">
        <w:rPr>
          <w:lang w:val="en-FR"/>
        </w:rPr>
        <w:t xml:space="preserve">In order to express this objective in quantum mechanical form, each binary variable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0, 1</m:t>
            </m:r>
          </m:e>
        </m:d>
      </m:oMath>
      <w:r w:rsidRPr="0077742F">
        <w:rPr>
          <w:lang w:val="en-FR"/>
        </w:rPr>
        <w:t xml:space="preserve"> is mapped to a Pauli-Z operator using the standard transformation</w:t>
      </w:r>
      <w:r>
        <w:rPr>
          <w:lang w:val="en-FR"/>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 xml:space="preserve">1 - </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rPr>
              <m:t>2</m:t>
            </m:r>
          </m:den>
        </m:f>
      </m:oMath>
      <w:r>
        <w:rPr>
          <w:rFonts w:eastAsiaTheme="minorEastAsia"/>
        </w:rPr>
        <w:t xml:space="preserve">, </w:t>
      </w:r>
      <w:r w:rsidRPr="0077742F">
        <w:rPr>
          <w:lang w:val="en-FR"/>
        </w:rPr>
        <w:t xml:space="preserve">where </w:t>
      </w:r>
      <m:oMath>
        <m:sSub>
          <m:sSubPr>
            <m:ctrlPr>
              <w:rPr>
                <w:rFonts w:ascii="Cambria Math" w:hAnsi="Cambria Math"/>
                <w:i/>
                <w:lang w:val="en-FR"/>
              </w:rPr>
            </m:ctrlPr>
          </m:sSubPr>
          <m:e>
            <m:r>
              <w:rPr>
                <w:rFonts w:ascii="Cambria Math" w:hAnsi="Cambria Math"/>
                <w:lang w:val="en-FR"/>
              </w:rPr>
              <m:t>Z</m:t>
            </m:r>
          </m:e>
          <m:sub>
            <m:r>
              <w:rPr>
                <w:rFonts w:ascii="Cambria Math" w:hAnsi="Cambria Math"/>
                <w:lang w:val="en-FR"/>
              </w:rPr>
              <m:t>i</m:t>
            </m:r>
          </m:sub>
        </m:sSub>
      </m:oMath>
      <w:r w:rsidRPr="0077742F">
        <w:rPr>
          <w:lang w:val="en-FR"/>
        </w:rPr>
        <w:t xml:space="preserve"> acts on qubit </w:t>
      </w:r>
      <m:oMath>
        <m:r>
          <w:rPr>
            <w:rFonts w:ascii="Cambria Math" w:hAnsi="Cambria Math"/>
            <w:lang w:val="en-FR"/>
          </w:rPr>
          <m:t>i</m:t>
        </m:r>
      </m:oMath>
      <w:r w:rsidRPr="0077742F">
        <w:rPr>
          <w:lang w:val="en-FR"/>
        </w:rPr>
        <w:t>. Substituting this into the reduced cost function yields</w:t>
      </w:r>
      <w:r>
        <w:rPr>
          <w:lang w:val="en-FR"/>
        </w:rPr>
        <w:t xml:space="preserve"> </w:t>
      </w:r>
    </w:p>
    <w:p w14:paraId="32D42F80" w14:textId="0A9145E6" w:rsidR="0077742F" w:rsidRDefault="0077742F" w:rsidP="0077742F">
      <w:pPr>
        <w:jc w:val="center"/>
        <w:rPr>
          <w:lang w:val="en-FR"/>
        </w:rPr>
      </w:pPr>
      <m:oMath>
        <m:r>
          <w:rPr>
            <w:rFonts w:ascii="Cambria Math" w:hAnsi="Cambria Math"/>
            <w:lang w:val="en-FR"/>
          </w:rPr>
          <m:t>-0.8</m:t>
        </m:r>
        <m:sSub>
          <m:sSubPr>
            <m:ctrlPr>
              <w:rPr>
                <w:rFonts w:ascii="Cambria Math" w:hAnsi="Cambria Math"/>
                <w:i/>
                <w:lang w:val="en-FR"/>
              </w:rPr>
            </m:ctrlPr>
          </m:sSubPr>
          <m:e>
            <m:r>
              <w:rPr>
                <w:rFonts w:ascii="Cambria Math" w:hAnsi="Cambria Math"/>
                <w:lang w:val="en-FR"/>
              </w:rPr>
              <m:t>x</m:t>
            </m:r>
          </m:e>
          <m:sub>
            <m:r>
              <w:rPr>
                <w:rFonts w:ascii="Cambria Math" w:hAnsi="Cambria Math"/>
                <w:lang w:val="en-FR"/>
              </w:rPr>
              <m:t>i</m:t>
            </m:r>
          </m:sub>
        </m:sSub>
        <m:r>
          <w:rPr>
            <w:rFonts w:ascii="Cambria Math" w:hAnsi="Cambria Math"/>
            <w:lang w:val="en-FR"/>
          </w:rPr>
          <m:t xml:space="preserve"> = -0.8 </m:t>
        </m:r>
        <m:f>
          <m:fPr>
            <m:ctrlPr>
              <w:rPr>
                <w:rFonts w:ascii="Cambria Math" w:hAnsi="Cambria Math"/>
                <w:i/>
              </w:rPr>
            </m:ctrlPr>
          </m:fPr>
          <m:num>
            <m:r>
              <w:rPr>
                <w:rFonts w:ascii="Cambria Math" w:hAnsi="Cambria Math"/>
              </w:rPr>
              <m:t xml:space="preserve">1 - </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rPr>
              <m:t>2</m:t>
            </m:r>
          </m:den>
        </m:f>
        <m:r>
          <w:rPr>
            <w:rFonts w:ascii="Cambria Math" w:hAnsi="Cambria Math"/>
            <w:lang w:val="en-FR"/>
          </w:rPr>
          <m:t xml:space="preserve"> = -0.4 + 0.4</m:t>
        </m:r>
        <m:sSub>
          <m:sSubPr>
            <m:ctrlPr>
              <w:rPr>
                <w:rFonts w:ascii="Cambria Math" w:hAnsi="Cambria Math"/>
                <w:i/>
                <w:lang w:val="en-FR"/>
              </w:rPr>
            </m:ctrlPr>
          </m:sSubPr>
          <m:e>
            <m:r>
              <w:rPr>
                <w:rFonts w:ascii="Cambria Math" w:hAnsi="Cambria Math"/>
                <w:lang w:val="en-FR"/>
              </w:rPr>
              <m:t>Z</m:t>
            </m:r>
          </m:e>
          <m:sub>
            <m:r>
              <w:rPr>
                <w:rFonts w:ascii="Cambria Math" w:hAnsi="Cambria Math"/>
                <w:lang w:val="en-FR"/>
              </w:rPr>
              <m:t>i</m:t>
            </m:r>
          </m:sub>
        </m:sSub>
      </m:oMath>
      <w:r w:rsidRPr="0077742F">
        <w:rPr>
          <w:lang w:val="en-FR"/>
        </w:rPr>
        <w:t>,</w:t>
      </w:r>
    </w:p>
    <w:p w14:paraId="7C337D11" w14:textId="0E0F14CE" w:rsidR="0077742F" w:rsidRPr="0077742F" w:rsidRDefault="0077742F" w:rsidP="0077742F">
      <w:pPr>
        <w:rPr>
          <w:lang w:val="en-FR"/>
        </w:rPr>
      </w:pPr>
      <w:r w:rsidRPr="0077742F">
        <w:rPr>
          <w:lang w:val="en-FR"/>
        </w:rPr>
        <w:t>so that the overall cost Hamiltonian</w:t>
      </w:r>
      <w:r>
        <w:rPr>
          <w:lang w:val="en-FR"/>
        </w:rPr>
        <w:t xml:space="preserve"> </w:t>
      </w:r>
      <m:oMath>
        <m:sSub>
          <m:sSubPr>
            <m:ctrlPr>
              <w:rPr>
                <w:rFonts w:ascii="Cambria Math" w:hAnsi="Cambria Math"/>
                <w:i/>
                <w:lang w:val="en-FR"/>
              </w:rPr>
            </m:ctrlPr>
          </m:sSubPr>
          <m:e>
            <m:r>
              <w:rPr>
                <w:rFonts w:ascii="Cambria Math" w:hAnsi="Cambria Math"/>
                <w:lang w:val="en-FR"/>
              </w:rPr>
              <m:t>H</m:t>
            </m:r>
          </m:e>
          <m:sub>
            <m:r>
              <w:rPr>
                <w:rFonts w:ascii="Cambria Math" w:hAnsi="Cambria Math"/>
                <w:lang w:val="en-FR"/>
              </w:rPr>
              <m:t>C</m:t>
            </m:r>
          </m:sub>
        </m:sSub>
      </m:oMath>
      <w:r w:rsidRPr="0077742F">
        <w:rPr>
          <w:lang w:val="en-FR"/>
        </w:rPr>
        <w:t xml:space="preserve"> becomes:</w:t>
      </w:r>
    </w:p>
    <w:p w14:paraId="5E51EF88" w14:textId="6326D33C" w:rsidR="0077742F" w:rsidRPr="0077742F" w:rsidRDefault="00000000" w:rsidP="0077742F">
      <w:pPr>
        <w:rPr>
          <w:lang w:val="en-FR"/>
        </w:rPr>
      </w:pPr>
      <m:oMathPara>
        <m:oMath>
          <m:sSub>
            <m:sSubPr>
              <m:ctrlPr>
                <w:rPr>
                  <w:rFonts w:ascii="Cambria Math" w:hAnsi="Cambria Math"/>
                  <w:i/>
                  <w:lang w:val="en-FR"/>
                </w:rPr>
              </m:ctrlPr>
            </m:sSubPr>
            <m:e>
              <m:r>
                <w:rPr>
                  <w:rFonts w:ascii="Cambria Math" w:hAnsi="Cambria Math"/>
                  <w:lang w:val="en-FR"/>
                </w:rPr>
                <m:t>H</m:t>
              </m:r>
            </m:e>
            <m:sub>
              <m:r>
                <w:rPr>
                  <w:rFonts w:ascii="Cambria Math" w:hAnsi="Cambria Math"/>
                  <w:lang w:val="en-FR"/>
                </w:rPr>
                <m:t>C</m:t>
              </m:r>
            </m:sub>
          </m:sSub>
          <m:r>
            <w:rPr>
              <w:rFonts w:ascii="Cambria Math" w:hAnsi="Cambria Math"/>
              <w:lang w:val="en-FR"/>
            </w:rPr>
            <m:t>=0.4</m:t>
          </m:r>
          <m:sSub>
            <m:sSubPr>
              <m:ctrlPr>
                <w:rPr>
                  <w:rFonts w:ascii="Cambria Math" w:hAnsi="Cambria Math"/>
                  <w:i/>
                  <w:lang w:val="en-FR"/>
                </w:rPr>
              </m:ctrlPr>
            </m:sSubPr>
            <m:e>
              <m:r>
                <w:rPr>
                  <w:rFonts w:ascii="Cambria Math" w:hAnsi="Cambria Math"/>
                  <w:lang w:val="en-FR"/>
                </w:rPr>
                <m:t>Z</m:t>
              </m:r>
            </m:e>
            <m:sub>
              <m:r>
                <w:rPr>
                  <w:rFonts w:ascii="Cambria Math" w:hAnsi="Cambria Math"/>
                  <w:lang w:val="en-FR"/>
                </w:rPr>
                <m:t>0</m:t>
              </m:r>
            </m:sub>
          </m:sSub>
          <m:r>
            <w:rPr>
              <w:rFonts w:ascii="Cambria Math" w:hAnsi="Cambria Math"/>
              <w:lang w:val="en-FR"/>
            </w:rPr>
            <m:t>+0.4</m:t>
          </m:r>
          <m:sSub>
            <m:sSubPr>
              <m:ctrlPr>
                <w:rPr>
                  <w:rFonts w:ascii="Cambria Math" w:hAnsi="Cambria Math"/>
                  <w:i/>
                  <w:lang w:val="en-FR"/>
                </w:rPr>
              </m:ctrlPr>
            </m:sSubPr>
            <m:e>
              <m:r>
                <w:rPr>
                  <w:rFonts w:ascii="Cambria Math" w:hAnsi="Cambria Math"/>
                  <w:lang w:val="en-FR"/>
                </w:rPr>
                <m:t>Z</m:t>
              </m:r>
            </m:e>
            <m:sub>
              <m:r>
                <w:rPr>
                  <w:rFonts w:ascii="Cambria Math" w:hAnsi="Cambria Math"/>
                  <w:lang w:val="en-FR"/>
                </w:rPr>
                <m:t>1</m:t>
              </m:r>
            </m:sub>
          </m:sSub>
        </m:oMath>
      </m:oMathPara>
    </w:p>
    <w:p w14:paraId="6D73C891" w14:textId="6DF67171" w:rsidR="0077742F" w:rsidRPr="0077742F" w:rsidRDefault="0077742F" w:rsidP="00541967">
      <w:pPr>
        <w:rPr>
          <w:lang w:val="en-FR"/>
        </w:rPr>
      </w:pPr>
      <w:r w:rsidRPr="0077742F">
        <w:rPr>
          <w:lang w:val="en-FR"/>
        </w:rPr>
        <w:t>This diagonal operator assigns an energy penalty proportional to the spin alignment along the Z-axis, thus encoding the objective function in quantum terms.</w:t>
      </w:r>
      <w:r w:rsidR="00541967">
        <w:rPr>
          <w:lang w:val="en-FR"/>
        </w:rPr>
        <w:t xml:space="preserve"> </w:t>
      </w:r>
      <w:r w:rsidRPr="0077742F">
        <w:rPr>
          <w:lang w:val="en-FR"/>
        </w:rPr>
        <w:t>To enable exploration of the search space, the Quantum Approximate Optimi</w:t>
      </w:r>
      <w:r w:rsidR="00587671">
        <w:rPr>
          <w:lang w:val="en-FR"/>
        </w:rPr>
        <w:t>s</w:t>
      </w:r>
      <w:r w:rsidRPr="0077742F">
        <w:rPr>
          <w:lang w:val="en-FR"/>
        </w:rPr>
        <w:t xml:space="preserve">ation Algorithm employs a mixer </w:t>
      </w:r>
      <w:r w:rsidRPr="0077742F">
        <w:rPr>
          <w:lang w:val="en-FR"/>
        </w:rPr>
        <w:lastRenderedPageBreak/>
        <w:t>Hamiltonian. For unconstrained binary optimisation, the standard choice is the transverse-field operator:</w:t>
      </w:r>
    </w:p>
    <w:p w14:paraId="0DE25B50" w14:textId="7F4CEBAB" w:rsidR="0077742F" w:rsidRPr="0077742F" w:rsidRDefault="00000000" w:rsidP="0077742F">
      <w:pPr>
        <w:rPr>
          <w:lang w:val="en-FR"/>
        </w:rPr>
      </w:pPr>
      <m:oMathPara>
        <m:oMath>
          <m:sSub>
            <m:sSubPr>
              <m:ctrlPr>
                <w:rPr>
                  <w:rFonts w:ascii="Cambria Math" w:hAnsi="Cambria Math"/>
                  <w:i/>
                  <w:lang w:val="en-FR"/>
                </w:rPr>
              </m:ctrlPr>
            </m:sSubPr>
            <m:e>
              <m:r>
                <w:rPr>
                  <w:rFonts w:ascii="Cambria Math" w:hAnsi="Cambria Math"/>
                  <w:lang w:val="en-FR"/>
                </w:rPr>
                <m:t>H</m:t>
              </m:r>
            </m:e>
            <m:sub>
              <m:r>
                <w:rPr>
                  <w:rFonts w:ascii="Cambria Math" w:hAnsi="Cambria Math"/>
                  <w:lang w:val="en-FR"/>
                </w:rPr>
                <m:t>M</m:t>
              </m:r>
            </m:sub>
          </m:sSub>
          <m:r>
            <w:rPr>
              <w:rFonts w:ascii="Cambria Math" w:hAnsi="Cambria Math"/>
              <w:lang w:val="en-FR"/>
            </w:rPr>
            <m:t>=</m:t>
          </m:r>
          <m:sSub>
            <m:sSubPr>
              <m:ctrlPr>
                <w:rPr>
                  <w:rFonts w:ascii="Cambria Math" w:hAnsi="Cambria Math"/>
                  <w:i/>
                  <w:lang w:val="en-FR"/>
                </w:rPr>
              </m:ctrlPr>
            </m:sSubPr>
            <m:e>
              <m:r>
                <w:rPr>
                  <w:rFonts w:ascii="Cambria Math" w:hAnsi="Cambria Math"/>
                  <w:lang w:val="en-FR"/>
                </w:rPr>
                <m:t>X</m:t>
              </m:r>
            </m:e>
            <m:sub>
              <m:r>
                <w:rPr>
                  <w:rFonts w:ascii="Cambria Math" w:hAnsi="Cambria Math"/>
                  <w:lang w:val="en-FR"/>
                </w:rPr>
                <m:t>0</m:t>
              </m:r>
            </m:sub>
          </m:sSub>
          <m:r>
            <w:rPr>
              <w:rFonts w:ascii="Cambria Math" w:hAnsi="Cambria Math"/>
              <w:lang w:val="en-FR"/>
            </w:rPr>
            <m:t>+</m:t>
          </m:r>
          <m:sSub>
            <m:sSubPr>
              <m:ctrlPr>
                <w:rPr>
                  <w:rFonts w:ascii="Cambria Math" w:hAnsi="Cambria Math"/>
                  <w:i/>
                  <w:lang w:val="en-FR"/>
                </w:rPr>
              </m:ctrlPr>
            </m:sSubPr>
            <m:e>
              <m:r>
                <w:rPr>
                  <w:rFonts w:ascii="Cambria Math" w:hAnsi="Cambria Math"/>
                  <w:lang w:val="en-FR"/>
                </w:rPr>
                <m:t>X</m:t>
              </m:r>
            </m:e>
            <m:sub>
              <m:r>
                <w:rPr>
                  <w:rFonts w:ascii="Cambria Math" w:hAnsi="Cambria Math"/>
                  <w:lang w:val="en-FR"/>
                </w:rPr>
                <m:t>1</m:t>
              </m:r>
            </m:sub>
          </m:sSub>
        </m:oMath>
      </m:oMathPara>
    </w:p>
    <w:p w14:paraId="08AB8595" w14:textId="4C01FA36" w:rsidR="0077742F" w:rsidRPr="0077742F" w:rsidRDefault="0077742F" w:rsidP="0077742F">
      <w:pPr>
        <w:rPr>
          <w:lang w:val="en-FR"/>
        </w:rPr>
      </w:pPr>
      <w:r w:rsidRPr="0077742F">
        <w:rPr>
          <w:lang w:val="en-FR"/>
        </w:rPr>
        <w:t xml:space="preserve">where </w:t>
      </w:r>
      <m:oMath>
        <m:sSub>
          <m:sSubPr>
            <m:ctrlPr>
              <w:rPr>
                <w:rFonts w:ascii="Cambria Math" w:hAnsi="Cambria Math"/>
                <w:i/>
                <w:lang w:val="en-FR"/>
              </w:rPr>
            </m:ctrlPr>
          </m:sSubPr>
          <m:e>
            <m:r>
              <w:rPr>
                <w:rFonts w:ascii="Cambria Math" w:hAnsi="Cambria Math"/>
                <w:lang w:val="en-FR"/>
              </w:rPr>
              <m:t>X</m:t>
            </m:r>
          </m:e>
          <m:sub>
            <m:r>
              <w:rPr>
                <w:rFonts w:ascii="Cambria Math" w:hAnsi="Cambria Math"/>
                <w:lang w:val="en-FR"/>
              </w:rPr>
              <m:t>i</m:t>
            </m:r>
          </m:sub>
        </m:sSub>
      </m:oMath>
      <w:r w:rsidRPr="0077742F">
        <w:rPr>
          <w:lang w:val="en-FR"/>
        </w:rPr>
        <w:t xml:space="preserve"> is the Pauli-X operator acting on qubit </w:t>
      </w:r>
      <m:oMath>
        <m:r>
          <w:rPr>
            <w:rFonts w:ascii="Cambria Math" w:hAnsi="Cambria Math"/>
            <w:lang w:val="en-FR"/>
          </w:rPr>
          <m:t>i</m:t>
        </m:r>
      </m:oMath>
      <w:r w:rsidRPr="0077742F">
        <w:rPr>
          <w:lang w:val="en-FR"/>
        </w:rPr>
        <w:t>. This Hamiltonian generates bit-flip dynamics, allowing superposition states to evolve across different computational basis states during the optimisation process.</w:t>
      </w:r>
    </w:p>
    <w:p w14:paraId="531A971F" w14:textId="218289BD" w:rsidR="0077742F" w:rsidRPr="00EF622F" w:rsidRDefault="0077742F" w:rsidP="00EF622F">
      <w:pPr>
        <w:rPr>
          <w:rFonts w:eastAsiaTheme="minorEastAsia"/>
        </w:rPr>
      </w:pPr>
      <w:r w:rsidRPr="0077742F">
        <w:rPr>
          <w:lang w:val="en-FR"/>
        </w:rPr>
        <w:t xml:space="preserve">The QAOA procedure begins with the uniform superposition state </w:t>
      </w:r>
      <m:oMath>
        <m:sSup>
          <m:sSupPr>
            <m:ctrlPr>
              <w:rPr>
                <w:rStyle w:val="s1"/>
                <w:rFonts w:ascii="Cambria Math" w:eastAsiaTheme="majorEastAsia" w:hAnsi="Cambria Math"/>
                <w:i/>
              </w:rPr>
            </m:ctrlPr>
          </m:sSupPr>
          <m:e>
            <m:d>
              <m:dPr>
                <m:begChr m:val=""/>
                <m:endChr m:val="⟩"/>
                <m:ctrlPr>
                  <w:rPr>
                    <w:rStyle w:val="s1"/>
                    <w:rFonts w:ascii="Cambria Math" w:eastAsiaTheme="majorEastAsia" w:hAnsi="Cambria Math"/>
                    <w:i/>
                  </w:rPr>
                </m:ctrlPr>
              </m:dPr>
              <m:e>
                <m:d>
                  <m:dPr>
                    <m:begChr m:val="|"/>
                    <m:endChr m:val=""/>
                    <m:ctrlPr>
                      <w:rPr>
                        <w:rStyle w:val="s1"/>
                        <w:rFonts w:ascii="Cambria Math" w:eastAsiaTheme="majorEastAsia" w:hAnsi="Cambria Math"/>
                        <w:i/>
                      </w:rPr>
                    </m:ctrlPr>
                  </m:dPr>
                  <m:e>
                    <m:r>
                      <m:rPr>
                        <m:sty m:val="p"/>
                      </m:rPr>
                      <w:rPr>
                        <w:rStyle w:val="s1"/>
                        <w:rFonts w:ascii="Cambria Math" w:eastAsiaTheme="majorEastAsia" w:hAnsi="Cambria Math"/>
                      </w:rPr>
                      <m:t>+</m:t>
                    </m:r>
                  </m:e>
                </m:d>
              </m:e>
            </m:d>
          </m:e>
          <m:sup>
            <m:r>
              <w:rPr>
                <w:rStyle w:val="s1"/>
                <w:rFonts w:ascii="Cambria Math" w:eastAsiaTheme="majorEastAsia" w:hAnsi="Cambria Math"/>
              </w:rPr>
              <m:t>⊗n</m:t>
            </m:r>
          </m:sup>
        </m:sSup>
      </m:oMath>
      <w:r w:rsidRPr="0077742F">
        <w:rPr>
          <w:lang w:val="en-FR"/>
        </w:rPr>
        <w:t>, obtained by applying Hadamard gates to both qubits. For a single QAOA layer (</w:t>
      </w:r>
      <m:oMath>
        <m:r>
          <w:rPr>
            <w:rFonts w:ascii="Cambria Math" w:hAnsi="Cambria Math"/>
            <w:lang w:val="en-FR"/>
          </w:rPr>
          <m:t>p=1</m:t>
        </m:r>
      </m:oMath>
      <w:r w:rsidRPr="0077742F">
        <w:rPr>
          <w:lang w:val="en-FR"/>
        </w:rPr>
        <w:t xml:space="preserve">), the variational </w:t>
      </w:r>
      <w:r w:rsidRPr="00EF622F">
        <w:rPr>
          <w:i/>
          <w:iCs/>
          <w:lang w:val="en-FR"/>
        </w:rPr>
        <w:t>ansatz</w:t>
      </w:r>
      <w:r w:rsidRPr="0077742F">
        <w:rPr>
          <w:lang w:val="en-FR"/>
        </w:rPr>
        <w:t xml:space="preserve"> is prepared by applying first the cost Hamiltonian unitary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-iγ.</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m:t>
                </m:r>
              </m:sub>
            </m:sSub>
          </m:sup>
        </m:sSup>
      </m:oMath>
      <w:r w:rsidRPr="0077742F">
        <w:rPr>
          <w:lang w:val="en-FR"/>
        </w:rPr>
        <w:t>, followed by the mixer Hamiltonian unitary</w:t>
      </w:r>
      <w:r w:rsidR="00EF622F">
        <w:rPr>
          <w:lang w:val="en-FR"/>
        </w:rPr>
        <w:t xml:space="preser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-iα.</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sup>
        </m:sSup>
      </m:oMath>
      <w:r w:rsidRPr="0077742F">
        <w:rPr>
          <w:lang w:val="en-FR"/>
        </w:rPr>
        <w:t xml:space="preserve">, where </w:t>
      </w:r>
      <m:oMath>
        <m:r>
          <w:rPr>
            <w:rFonts w:ascii="Cambria Math" w:hAnsi="Cambria Math"/>
            <w:lang w:val="en-FR"/>
          </w:rPr>
          <m:t>γ</m:t>
        </m:r>
      </m:oMath>
      <w:r w:rsidRPr="0077742F">
        <w:rPr>
          <w:lang w:val="en-FR"/>
        </w:rPr>
        <w:t xml:space="preserve"> and </w:t>
      </w:r>
      <m:oMath>
        <m:r>
          <w:rPr>
            <w:rFonts w:ascii="Cambria Math" w:hAnsi="Cambria Math"/>
            <w:lang w:val="en-FR"/>
          </w:rPr>
          <m:t>α</m:t>
        </m:r>
      </m:oMath>
      <w:r w:rsidRPr="0077742F">
        <w:rPr>
          <w:lang w:val="en-FR"/>
        </w:rPr>
        <w:t xml:space="preserve"> are tunable parameters. The present work evaluates the cost function expectation value over a dense </w:t>
      </w:r>
      <m:oMath>
        <m:r>
          <w:rPr>
            <w:rFonts w:ascii="Cambria Math" w:hAnsi="Cambria Math"/>
            <w:lang w:val="en-FR"/>
          </w:rPr>
          <m:t>1000×1000</m:t>
        </m:r>
      </m:oMath>
      <w:r w:rsidRPr="0077742F">
        <w:rPr>
          <w:lang w:val="en-FR"/>
        </w:rPr>
        <w:t xml:space="preserve"> grid in the parameter domain </w:t>
      </w:r>
      <m:oMath>
        <m:d>
          <m:dPr>
            <m:ctrlPr>
              <w:rPr>
                <w:rFonts w:ascii="Cambria Math" w:hAnsi="Cambria Math"/>
                <w:i/>
                <w:lang w:val="en-FR"/>
              </w:rPr>
            </m:ctrlPr>
          </m:dPr>
          <m:e>
            <m:r>
              <w:rPr>
                <w:rFonts w:ascii="Cambria Math" w:hAnsi="Cambria Math"/>
                <w:lang w:val="en-FR"/>
              </w:rPr>
              <m:t>γ, α</m:t>
            </m:r>
          </m:e>
        </m:d>
        <m:r>
          <w:rPr>
            <w:rFonts w:ascii="Cambria Math" w:hAnsi="Cambria Math"/>
            <w:lang w:val="en-FR"/>
          </w:rPr>
          <m:t>∈[0, 2π]</m:t>
        </m:r>
      </m:oMath>
      <w:r w:rsidRPr="0077742F">
        <w:rPr>
          <w:lang w:val="en-FR"/>
        </w:rPr>
        <w:t xml:space="preserve">. This exhaustive search yields the energy surface of the problem, from which the optimal parameter pair </w:t>
      </w:r>
      <m:oMath>
        <m:r>
          <w:rPr>
            <w:rFonts w:ascii="Cambria Math" w:hAnsi="Cambria Math"/>
            <w:lang w:val="en-FR"/>
          </w:rPr>
          <m:t>(</m:t>
        </m:r>
        <m:sSup>
          <m:sSupPr>
            <m:ctrlPr>
              <w:rPr>
                <w:rFonts w:ascii="Cambria Math" w:hAnsi="Cambria Math"/>
                <w:i/>
                <w:lang w:val="en-FR"/>
              </w:rPr>
            </m:ctrlPr>
          </m:sSupPr>
          <m:e>
            <m:r>
              <w:rPr>
                <w:rFonts w:ascii="Cambria Math" w:hAnsi="Cambria Math"/>
                <w:lang w:val="en-FR"/>
              </w:rPr>
              <m:t>γ</m:t>
            </m:r>
          </m:e>
          <m:sup>
            <m:r>
              <w:rPr>
                <w:rFonts w:ascii="Cambria Math" w:hAnsi="Cambria Math"/>
                <w:lang w:val="en-FR"/>
              </w:rPr>
              <m:t>*</m:t>
            </m:r>
          </m:sup>
        </m:sSup>
        <m:r>
          <w:rPr>
            <w:rFonts w:ascii="Cambria Math" w:hAnsi="Cambria Math"/>
            <w:lang w:val="en-FR"/>
          </w:rPr>
          <m:t xml:space="preserve">, </m:t>
        </m:r>
        <m:sSup>
          <m:sSupPr>
            <m:ctrlPr>
              <w:rPr>
                <w:rFonts w:ascii="Cambria Math" w:hAnsi="Cambria Math"/>
                <w:i/>
                <w:lang w:val="en-FR"/>
              </w:rPr>
            </m:ctrlPr>
          </m:sSupPr>
          <m:e>
            <m:r>
              <w:rPr>
                <w:rFonts w:ascii="Cambria Math" w:hAnsi="Cambria Math"/>
                <w:lang w:val="en-FR"/>
              </w:rPr>
              <m:t>α</m:t>
            </m:r>
          </m:e>
          <m:sup>
            <m:r>
              <w:rPr>
                <w:rFonts w:ascii="Cambria Math" w:hAnsi="Cambria Math"/>
                <w:lang w:val="en-FR"/>
              </w:rPr>
              <m:t>*</m:t>
            </m:r>
          </m:sup>
        </m:sSup>
        <m:r>
          <w:rPr>
            <w:rFonts w:ascii="Cambria Math" w:hAnsi="Cambria Math"/>
            <w:lang w:val="en-FR"/>
          </w:rPr>
          <m:t>)</m:t>
        </m:r>
      </m:oMath>
      <w:r w:rsidR="00F21D43">
        <w:rPr>
          <w:lang w:val="en-FR"/>
        </w:rPr>
        <w:t xml:space="preserve"> </w:t>
      </w:r>
      <w:r w:rsidRPr="0077742F">
        <w:rPr>
          <w:lang w:val="en-FR"/>
        </w:rPr>
        <w:t>corresponding to the minimum expectation value is identified.</w:t>
      </w:r>
    </w:p>
    <w:p w14:paraId="18F6B538" w14:textId="240EC688" w:rsidR="0077742F" w:rsidRDefault="0077742F" w:rsidP="0077742F">
      <w:pPr>
        <w:rPr>
          <w:rFonts w:eastAsiaTheme="majorEastAsia"/>
          <w:color w:val="0000CE"/>
          <w:sz w:val="28"/>
          <w:szCs w:val="28"/>
          <w:lang w:val="en-FR"/>
        </w:rPr>
      </w:pPr>
      <w:r w:rsidRPr="0077742F">
        <w:rPr>
          <w:lang w:val="en-FR"/>
        </w:rPr>
        <w:t xml:space="preserve">Once the ground-state parameters are found, the corresponding quantum circuit is executed, and the output state is measured </w:t>
      </w:r>
      <w:r w:rsidR="00F21D43">
        <w:rPr>
          <w:lang w:val="en-FR"/>
        </w:rPr>
        <w:t>1000</w:t>
      </w:r>
      <w:r w:rsidRPr="0077742F">
        <w:rPr>
          <w:lang w:val="en-FR"/>
        </w:rPr>
        <w:t xml:space="preserve"> times in the computational basis. The relative frequencies of the outcomes </w:t>
      </w:r>
      <m:oMath>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00</m:t>
                    </m:r>
                  </m:e>
                </m:d>
              </m:e>
            </m:d>
            <m:r>
              <w:rPr>
                <w:rFonts w:ascii="Cambria Math" w:hAnsi="Cambria Math" w:cs="Times New Roman"/>
                <w:lang w:val="en-FR"/>
              </w:rPr>
              <m:t xml:space="preserve">, </m:t>
            </m:r>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01</m:t>
                    </m:r>
                  </m:e>
                </m:d>
              </m:e>
            </m:d>
            <m:r>
              <w:rPr>
                <w:rFonts w:ascii="Cambria Math" w:hAnsi="Cambria Math" w:cs="Times New Roman"/>
                <w:lang w:val="en-FR"/>
              </w:rPr>
              <m:t xml:space="preserve">, </m:t>
            </m:r>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10</m:t>
                    </m:r>
                  </m:e>
                </m:d>
              </m:e>
            </m:d>
            <m:r>
              <w:rPr>
                <w:rFonts w:ascii="Cambria Math" w:hAnsi="Cambria Math" w:cs="Times New Roman"/>
                <w:lang w:val="en-FR"/>
              </w:rPr>
              <m:t xml:space="preserve">, </m:t>
            </m:r>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11</m:t>
                    </m:r>
                  </m:e>
                </m:d>
              </m:e>
            </m:d>
          </m:e>
        </m:d>
      </m:oMath>
      <w:r w:rsidRPr="0077742F">
        <w:rPr>
          <w:lang w:val="en-FR"/>
        </w:rPr>
        <w:t xml:space="preserve"> are then recorded, producing a measurement histogram</w:t>
      </w:r>
      <w:r w:rsidR="00F21D43">
        <w:rPr>
          <w:lang w:val="en-FR"/>
        </w:rPr>
        <w:t xml:space="preserve"> </w:t>
      </w:r>
      <w:r w:rsidRPr="0077742F">
        <w:rPr>
          <w:lang w:val="en-FR"/>
        </w:rPr>
        <w:t>that reveals the dominant bitstring(s) associated with the optimal solution. This measurement distribution provides a direct classical interpretation of the quantum solution, enabling comparison with the known optimum from the classical formulation.</w:t>
      </w:r>
    </w:p>
    <w:p w14:paraId="7AB5B439" w14:textId="785967F9" w:rsidR="00703463" w:rsidRPr="00703463" w:rsidRDefault="00114FB7" w:rsidP="00541967">
      <w:pPr>
        <w:pStyle w:val="Heading2"/>
        <w:spacing w:before="180" w:after="100"/>
        <w:rPr>
          <w:lang w:val="en-FR"/>
        </w:rPr>
      </w:pPr>
      <w:bookmarkStart w:id="24" w:name="_Toc205548974"/>
      <w:r>
        <w:rPr>
          <w:lang w:val="en-FR"/>
        </w:rPr>
        <w:t>Simulating quantum behaviour</w:t>
      </w:r>
      <w:bookmarkEnd w:id="24"/>
    </w:p>
    <w:p w14:paraId="75A6BE79" w14:textId="4F19024C" w:rsidR="00703463" w:rsidRDefault="00703463" w:rsidP="00541967">
      <w:pPr>
        <w:spacing w:after="140"/>
      </w:pPr>
      <w:r>
        <w:t xml:space="preserve">In this quantum simulation framework, the </w:t>
      </w:r>
      <w:r w:rsidRPr="00703463">
        <w:rPr>
          <w:rFonts w:ascii="Courier New" w:hAnsi="Courier New" w:cs="Courier New"/>
        </w:rPr>
        <w:t>Qbit</w:t>
      </w:r>
      <w:r>
        <w:t xml:space="preserve"> and </w:t>
      </w:r>
      <w:r w:rsidRPr="00703463">
        <w:rPr>
          <w:rFonts w:ascii="Courier New" w:hAnsi="Courier New" w:cs="Courier New"/>
        </w:rPr>
        <w:t>Gate</w:t>
      </w:r>
      <w:r>
        <w:t xml:space="preserve"> classes work in tandem to represent and manipulate quantum states through linear algebraic operations</w:t>
      </w:r>
      <w:r w:rsidR="005F5C4F">
        <w:t xml:space="preserve"> (see</w:t>
      </w:r>
      <w:r w:rsidR="00F21D43">
        <w:t xml:space="preserve"> </w:t>
      </w:r>
      <w:r w:rsidR="00F21D43">
        <w:fldChar w:fldCharType="begin"/>
      </w:r>
      <w:r w:rsidR="00F21D43">
        <w:instrText xml:space="preserve"> REF _Ref205543126 \h </w:instrText>
      </w:r>
      <w:r w:rsidR="00F21D43">
        <w:fldChar w:fldCharType="separate"/>
      </w:r>
      <w:r w:rsidR="00250183">
        <w:t xml:space="preserve">Figure </w:t>
      </w:r>
      <w:r w:rsidR="00250183">
        <w:rPr>
          <w:noProof/>
        </w:rPr>
        <w:t>2</w:t>
      </w:r>
      <w:r w:rsidR="00F21D43">
        <w:fldChar w:fldCharType="end"/>
      </w:r>
      <w:r w:rsidR="005F5C4F">
        <w:t xml:space="preserve">) </w:t>
      </w:r>
      <w:r>
        <w:t xml:space="preserve">(note there is no misspelling here but a deliberate chose of the author to call a qubit a Qbit). A </w:t>
      </w:r>
      <w:r w:rsidRPr="00703463">
        <w:rPr>
          <w:rFonts w:ascii="Courier New" w:hAnsi="Courier New" w:cs="Courier New"/>
        </w:rPr>
        <w:t>Qbit</w:t>
      </w:r>
      <w:r>
        <w:t xml:space="preserve"> object </w:t>
      </w:r>
      <w:r>
        <w:t xml:space="preserve">models the state of an n-qubit register that can be described, as shown earlier, as a complex-valued state vector of length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It provides constructors for either creating a register in the default computational basis state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0…0</m:t>
                </m:r>
              </m:e>
            </m:d>
          </m:e>
        </m:d>
      </m:oMath>
      <w:r>
        <w:t xml:space="preserve"> or initialising it from an arbitrary state vector, ensuring normalisation. The class offers core functionality for quantum computation: a </w:t>
      </w:r>
      <w:r w:rsidRPr="00703463">
        <w:rPr>
          <w:rFonts w:ascii="Courier New" w:hAnsi="Courier New" w:cs="Courier New"/>
        </w:rPr>
        <w:t>measure</w:t>
      </w:r>
      <w:r>
        <w:t xml:space="preserve"> method simulates projective measurement by probabilistically selecting a basis state according to the squared amplitudes, collapsing the state vector to the observed basis state; an </w:t>
      </w:r>
      <w:r w:rsidRPr="00703463">
        <w:rPr>
          <w:rFonts w:ascii="Courier New" w:hAnsi="Courier New" w:cs="Courier New"/>
        </w:rPr>
        <w:t>apply</w:t>
      </w:r>
      <w:r>
        <w:t xml:space="preserve"> method multiplies the current state vector by the unitary matrix of a </w:t>
      </w:r>
      <w:r w:rsidRPr="00703463">
        <w:rPr>
          <w:rFonts w:ascii="Courier New" w:hAnsi="Courier New" w:cs="Courier New"/>
        </w:rPr>
        <w:t>Gate</w:t>
      </w:r>
      <w:r>
        <w:t xml:space="preserve">, thereby evolving the system according to the gate’s definition; and a </w:t>
      </w:r>
      <w:r w:rsidRPr="00703463">
        <w:rPr>
          <w:rFonts w:ascii="Courier New" w:hAnsi="Courier New" w:cs="Courier New"/>
        </w:rPr>
        <w:t>print_state</w:t>
      </w:r>
      <w:r>
        <w:t xml:space="preserve"> method outputs the non-zero components of the state in Dirac notation.</w:t>
      </w:r>
    </w:p>
    <w:p w14:paraId="24D70E7F" w14:textId="7B5F5DC5" w:rsidR="00C93A45" w:rsidRDefault="00703463" w:rsidP="00541967">
      <w:pPr>
        <w:spacing w:after="140"/>
        <w:rPr>
          <w:noProof/>
        </w:rPr>
      </w:pPr>
      <w:r>
        <w:t xml:space="preserve">The </w:t>
      </w:r>
      <w:r w:rsidRPr="00703463">
        <w:rPr>
          <w:rFonts w:ascii="Courier New" w:hAnsi="Courier New" w:cs="Courier New"/>
        </w:rPr>
        <w:t>Gate</w:t>
      </w:r>
      <w:r>
        <w:t xml:space="preserve"> class represents quantum gates as unitary matrices acting on </w:t>
      </w:r>
      <m:oMath>
        <m:r>
          <w:rPr>
            <w:rFonts w:ascii="Cambria Math" w:hAnsi="Cambria Math"/>
          </w:rPr>
          <m:t>n</m:t>
        </m:r>
      </m:oMath>
      <w:r>
        <w:t xml:space="preserve"> qubits, internally stored as a two-dimensional vector of complex numbers. It can be constructed either from a specified number of qubits, producing a zero-initialised matrix of the appropriate dimension, or from an explicit matrix, in which case the dimension is validated to be a power of two, and the number of qubits is inferred. The class provides a variety of static factory methods for common quantum gates (Pauli-X, Pauli-Y, Pauli-Z, Hadamard, and single-qubit rotations around the X, Y, and Z axes), as well as methods to construct multi-qubit gates through </w:t>
      </w:r>
      <w:r w:rsidRPr="008B343E">
        <w:rPr>
          <w:rFonts w:ascii="Courier New" w:hAnsi="Courier New" w:cs="Courier New"/>
        </w:rPr>
        <w:t>tensor</w:t>
      </w:r>
      <w:r>
        <w:t xml:space="preserve"> products (</w:t>
      </w:r>
      <w:r w:rsidR="008B343E">
        <w:t>or Kronecker</w:t>
      </w:r>
      <w:r>
        <w:t>) and to embed single-qubit gates into larger systems</w:t>
      </w:r>
      <w:r w:rsidR="008B343E">
        <w:t xml:space="preserve">, via </w:t>
      </w:r>
      <w:r w:rsidRPr="008B343E">
        <w:rPr>
          <w:rFonts w:ascii="Courier New" w:hAnsi="Courier New" w:cs="Courier New"/>
        </w:rPr>
        <w:t>expand</w:t>
      </w:r>
      <w:r>
        <w:t xml:space="preserve">. An </w:t>
      </w:r>
      <w:r w:rsidRPr="00E74B77">
        <w:rPr>
          <w:rFonts w:ascii="Courier New" w:hAnsi="Courier New" w:cs="Courier New"/>
        </w:rPr>
        <w:t>identity</w:t>
      </w:r>
      <w:r>
        <w:t xml:space="preserve"> gate generator is also included. Last but not least, operator overloading allows matrix multiplication between two gates, facilitating the composition of quantum operations.</w:t>
      </w:r>
      <w:r w:rsidR="003D73BC" w:rsidRPr="003D73BC">
        <w:rPr>
          <w:noProof/>
        </w:rPr>
        <w:t xml:space="preserve"> </w:t>
      </w:r>
    </w:p>
    <w:p w14:paraId="794FBF25" w14:textId="77777777" w:rsidR="003D73BC" w:rsidRDefault="003D73BC" w:rsidP="00541967">
      <w:pPr>
        <w:keepNext/>
        <w:spacing w:after="0"/>
        <w:jc w:val="center"/>
      </w:pPr>
      <w:r>
        <w:rPr>
          <w:noProof/>
        </w:rPr>
        <w:drawing>
          <wp:inline distT="0" distB="0" distL="0" distR="0" wp14:anchorId="56C80A51" wp14:editId="7D2FE8D8">
            <wp:extent cx="2670779" cy="1260000"/>
            <wp:effectExtent l="0" t="0" r="0" b="0"/>
            <wp:docPr id="1000394285" name="Picture 4"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4285" name="Picture 4" descr="A diagram of a computer cod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0779" cy="1260000"/>
                    </a:xfrm>
                    <a:prstGeom prst="rect">
                      <a:avLst/>
                    </a:prstGeom>
                  </pic:spPr>
                </pic:pic>
              </a:graphicData>
            </a:graphic>
          </wp:inline>
        </w:drawing>
      </w:r>
    </w:p>
    <w:p w14:paraId="53175F69" w14:textId="1B228207" w:rsidR="00C93A45" w:rsidRPr="007E43AF" w:rsidRDefault="003D73BC" w:rsidP="007E43AF">
      <w:pPr>
        <w:pStyle w:val="Caption"/>
        <w:jc w:val="center"/>
      </w:pPr>
      <w:bookmarkStart w:id="25" w:name="_Ref205543126"/>
      <w:r>
        <w:t xml:space="preserve">Figure </w:t>
      </w:r>
      <w:r>
        <w:fldChar w:fldCharType="begin"/>
      </w:r>
      <w:r>
        <w:instrText xml:space="preserve"> SEQ Figure \* ARABIC </w:instrText>
      </w:r>
      <w:r>
        <w:fldChar w:fldCharType="separate"/>
      </w:r>
      <w:r w:rsidR="00250183">
        <w:rPr>
          <w:noProof/>
        </w:rPr>
        <w:t>2</w:t>
      </w:r>
      <w:r>
        <w:fldChar w:fldCharType="end"/>
      </w:r>
      <w:bookmarkEnd w:id="25"/>
      <w:r w:rsidRPr="00C93A45">
        <w:t>. Class diagram of the Quantum Simulator</w:t>
      </w:r>
    </w:p>
    <w:p w14:paraId="68B042E9" w14:textId="2363A417" w:rsidR="00703463" w:rsidRDefault="00703463" w:rsidP="00703463">
      <w:r>
        <w:lastRenderedPageBreak/>
        <w:t xml:space="preserve">Interaction between the two classes occurs primarily through the </w:t>
      </w:r>
      <w:r w:rsidRPr="005F5C4F">
        <w:rPr>
          <w:rFonts w:ascii="Courier New" w:hAnsi="Courier New" w:cs="Courier New"/>
        </w:rPr>
        <w:t>Qbit</w:t>
      </w:r>
      <w:r w:rsidR="005F5C4F" w:rsidRPr="005F5C4F">
        <w:rPr>
          <w:rFonts w:ascii="Courier New" w:hAnsi="Courier New" w:cs="Courier New"/>
        </w:rPr>
        <w:t>::</w:t>
      </w:r>
      <w:r w:rsidRPr="005F5C4F">
        <w:rPr>
          <w:rFonts w:ascii="Courier New" w:hAnsi="Courier New" w:cs="Courier New"/>
        </w:rPr>
        <w:t>apply</w:t>
      </w:r>
      <w:r>
        <w:t xml:space="preserve"> method, which takes a </w:t>
      </w:r>
      <w:r w:rsidRPr="005F5C4F">
        <w:rPr>
          <w:rFonts w:ascii="Courier New" w:hAnsi="Courier New" w:cs="Courier New"/>
        </w:rPr>
        <w:t>Gate</w:t>
      </w:r>
      <w:r>
        <w:t xml:space="preserve"> as input, checks that the gate’s dimension matches the state vector’s </w:t>
      </w:r>
      <w:r w:rsidR="005F5C4F">
        <w:t>dimension and</w:t>
      </w:r>
      <w:r>
        <w:t xml:space="preserve"> performs the matrix–vector multiplication to yield the new quantum state. This design cleanly separates concerns: </w:t>
      </w:r>
      <w:r w:rsidRPr="005F5C4F">
        <w:rPr>
          <w:rFonts w:ascii="Courier New" w:hAnsi="Courier New" w:cs="Courier New"/>
        </w:rPr>
        <w:t>Gate</w:t>
      </w:r>
      <w:r>
        <w:t xml:space="preserve"> encapsulates the mathematical description of quantum operations, while </w:t>
      </w:r>
      <w:r w:rsidRPr="005F5C4F">
        <w:rPr>
          <w:rFonts w:ascii="Courier New" w:hAnsi="Courier New" w:cs="Courier New"/>
        </w:rPr>
        <w:t>Qbit</w:t>
      </w:r>
      <w:r>
        <w:t xml:space="preserve"> maintains and evolves the state of the quantum register. Together, they form a minimal but extensible infrastructure for simulating quantum circuits, allowing complex gates to be built from primitives and applied sequentially to model quantum algorithms.</w:t>
      </w:r>
    </w:p>
    <w:p w14:paraId="38E1F41D" w14:textId="77777777" w:rsidR="00587671" w:rsidRDefault="00F51B89" w:rsidP="00A10E3E">
      <w:pPr>
        <w:pStyle w:val="Heading1"/>
        <w:jc w:val="left"/>
      </w:pPr>
      <w:bookmarkStart w:id="26" w:name="_Toc205548975"/>
      <w:r>
        <w:t>Results and limitations</w:t>
      </w:r>
      <w:bookmarkEnd w:id="26"/>
    </w:p>
    <w:p w14:paraId="4CF52D45" w14:textId="77777777" w:rsidR="00587671" w:rsidRDefault="003B6576" w:rsidP="00A10E3E">
      <w:pPr>
        <w:spacing w:after="180"/>
      </w:pPr>
      <w:r>
        <w:t xml:space="preserve">The simulation was executed on a parallel computing environment using MPI to perform a full two-dimensional grid search over the parameter space </w:t>
      </w:r>
      <m:oMath>
        <m:r>
          <w:rPr>
            <w:rFonts w:ascii="Cambria Math" w:hAnsi="Cambria Math" w:cs="Times New Roman"/>
            <w:lang w:val="en-FR"/>
          </w:rPr>
          <m:t>γ, α∈</m:t>
        </m:r>
        <m:d>
          <m:dPr>
            <m:begChr m:val="["/>
            <m:endChr m:val="["/>
            <m:ctrlPr>
              <w:rPr>
                <w:rFonts w:ascii="Cambria Math" w:hAnsi="Cambria Math" w:cs="Times New Roman"/>
                <w:i/>
                <w:lang w:val="en-FR"/>
              </w:rPr>
            </m:ctrlPr>
          </m:dPr>
          <m:e>
            <m:r>
              <w:rPr>
                <w:rFonts w:ascii="Cambria Math" w:hAnsi="Cambria Math" w:cs="Times New Roman"/>
                <w:lang w:val="en-FR"/>
              </w:rPr>
              <m:t>0, 2π</m:t>
            </m:r>
          </m:e>
        </m:d>
      </m:oMath>
      <w:r w:rsidR="00201805">
        <w:rPr>
          <w:rFonts w:ascii="Times New Roman" w:hAnsi="Times New Roman" w:cs="Times New Roman"/>
          <w:lang w:val="en-FR"/>
        </w:rPr>
        <w:t xml:space="preserve">, </w:t>
      </w:r>
      <w:r>
        <w:t>discreti</w:t>
      </w:r>
      <w:r w:rsidR="00201805">
        <w:t>s</w:t>
      </w:r>
      <w:r>
        <w:t xml:space="preserve">ed into </w:t>
      </w:r>
      <m:oMath>
        <m:r>
          <w:rPr>
            <w:rFonts w:ascii="Cambria Math" w:hAnsi="Cambria Math"/>
          </w:rPr>
          <m:t>1000×1000</m:t>
        </m:r>
      </m:oMath>
      <w:r w:rsidR="00201805">
        <w:t xml:space="preserve"> </w:t>
      </w:r>
      <w:r>
        <w:t>evaluation points. For each parameter pair, the QAOA circuit was prepared, evolved according to the cost and mixer Hamiltonians, and its energy expectation value computed. This exhaustive computation enabled the construction of the complete energy surface, from which the global minimum could be visually identified.</w:t>
      </w:r>
    </w:p>
    <w:p w14:paraId="7D7D5EA0" w14:textId="2BBBC176" w:rsidR="003B6576" w:rsidRDefault="003B6576" w:rsidP="00F945B4">
      <w:pPr>
        <w:spacing w:after="180"/>
      </w:pPr>
      <w:r>
        <w:t xml:space="preserve">The resulting surface </w:t>
      </w:r>
      <w:r w:rsidR="00201805">
        <w:t>(</w:t>
      </w:r>
      <w:r w:rsidR="00250183">
        <w:fldChar w:fldCharType="begin"/>
      </w:r>
      <w:r w:rsidR="00250183">
        <w:instrText xml:space="preserve"> REF _Ref206180622 \h </w:instrText>
      </w:r>
      <w:r w:rsidR="00250183">
        <w:fldChar w:fldCharType="separate"/>
      </w:r>
      <w:r w:rsidR="00250183">
        <w:t xml:space="preserve">Figure </w:t>
      </w:r>
      <w:r w:rsidR="00250183">
        <w:rPr>
          <w:noProof/>
        </w:rPr>
        <w:t>3</w:t>
      </w:r>
      <w:r w:rsidR="00250183">
        <w:fldChar w:fldCharType="end"/>
      </w:r>
      <w:r w:rsidR="00201805">
        <w:t xml:space="preserve">) </w:t>
      </w:r>
      <w:r>
        <w:t xml:space="preserve">exhibited a single, well-defined basin corresponding to the lowest-energy configuration. MPI-based aggregation identified the optimal parameters with </w:t>
      </w:r>
      <m:oMath>
        <m:r>
          <w:rPr>
            <w:rFonts w:ascii="Cambria Math" w:hAnsi="Cambria Math"/>
          </w:rPr>
          <m:t>γ≈1.962</m:t>
        </m:r>
      </m:oMath>
      <w:r>
        <w:t xml:space="preserve"> and </w:t>
      </w:r>
      <m:oMath>
        <m:r>
          <w:rPr>
            <w:rFonts w:ascii="Cambria Math" w:hAnsi="Cambria Math"/>
          </w:rPr>
          <m:t>α≈5.497</m:t>
        </m:r>
      </m:oMath>
      <w:r>
        <w:t xml:space="preserve">, yielding a minimum energy of </w:t>
      </w:r>
      <m:oMath>
        <m:sSub>
          <m:sSubPr>
            <m:ctrlPr>
              <w:rPr>
                <w:rFonts w:ascii="Cambria Math" w:hAnsi="Cambria Math"/>
                <w:i/>
              </w:rPr>
            </m:ctrlPr>
          </m:sSubPr>
          <m:e>
            <m:r>
              <w:rPr>
                <w:rFonts w:ascii="Cambria Math" w:hAnsi="Cambria Math"/>
              </w:rPr>
              <m:t>E</m:t>
            </m:r>
          </m:e>
          <m:sub>
            <m:r>
              <w:rPr>
                <w:rFonts w:ascii="Cambria Math" w:hAnsi="Cambria Math"/>
              </w:rPr>
              <m:t>min</m:t>
            </m:r>
          </m:sub>
        </m:sSub>
        <m:r>
          <w:rPr>
            <w:rFonts w:ascii="Cambria Math" w:hAnsi="Cambria Math"/>
          </w:rPr>
          <m:t>≈-0.799</m:t>
        </m:r>
      </m:oMath>
      <w:r>
        <w:t>. These parameters were then broadcast to all processes for the measurement phase.</w:t>
      </w:r>
    </w:p>
    <w:p w14:paraId="534580CD" w14:textId="628C4520" w:rsidR="00A10E3E" w:rsidRDefault="00A10E3E" w:rsidP="00A10E3E">
      <w:pPr>
        <w:spacing w:after="120"/>
      </w:pPr>
      <w:r>
        <w:t>Using the optimal parameters, the state was measured 1000 times, with measurement responsibilities distributed evenly among the MPI processes and later reduced to rank 0. The resulting histogram</w:t>
      </w:r>
      <w:r w:rsidR="00F945B4">
        <w:t xml:space="preserve"> (</w:t>
      </w:r>
      <w:r w:rsidR="00F945B4">
        <w:fldChar w:fldCharType="begin"/>
      </w:r>
      <w:r w:rsidR="00F945B4">
        <w:instrText xml:space="preserve"> REF _Ref205552041 \h </w:instrText>
      </w:r>
      <w:r w:rsidR="00F945B4">
        <w:fldChar w:fldCharType="separate"/>
      </w:r>
      <w:r w:rsidR="00250183">
        <w:t xml:space="preserve">Figure </w:t>
      </w:r>
      <w:r w:rsidR="00250183">
        <w:rPr>
          <w:noProof/>
        </w:rPr>
        <w:t>4</w:t>
      </w:r>
      <w:r w:rsidR="00F945B4">
        <w:fldChar w:fldCharType="end"/>
      </w:r>
      <w:r w:rsidR="00F945B4">
        <w:t>)</w:t>
      </w:r>
      <w:r>
        <w:t xml:space="preserve"> showed an unambiguous dominance of the </w:t>
      </w:r>
      <m:oMath>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11</m:t>
                </m:r>
              </m:e>
            </m:d>
          </m:e>
        </m:d>
      </m:oMath>
      <w:r>
        <w:rPr>
          <w:rFonts w:eastAsiaTheme="minorEastAsia"/>
          <w:lang w:val="en-FR"/>
        </w:rPr>
        <w:t xml:space="preserve"> </w:t>
      </w:r>
      <w:r>
        <w:t xml:space="preserve">state, consistent with the trivial structure of the cost Hamiltonian, which </w:t>
      </w:r>
      <w:r>
        <w:t xml:space="preserve">favours configurations in which both qubits take the “1” value. The relative frequency of </w:t>
      </w:r>
      <m:oMath>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11</m:t>
                </m:r>
              </m:e>
            </m:d>
          </m:e>
        </m:d>
      </m:oMath>
      <w:r>
        <w:rPr>
          <w:rFonts w:eastAsiaTheme="minorEastAsia"/>
          <w:lang w:val="en-FR"/>
        </w:rPr>
        <w:t xml:space="preserve"> </w:t>
      </w:r>
      <w:r>
        <w:t>exceeded that of all other outcomes by a large margin, confirming that the QAOA procedure, even at this basic depth, identified and amplified the target solution state.</w:t>
      </w:r>
    </w:p>
    <w:p w14:paraId="7DFCDD79" w14:textId="77777777" w:rsidR="00587671" w:rsidRDefault="00587671" w:rsidP="00A10E3E">
      <w:pPr>
        <w:keepNext/>
        <w:spacing w:after="0"/>
        <w:jc w:val="center"/>
      </w:pPr>
      <w:r>
        <w:rPr>
          <w:noProof/>
        </w:rPr>
        <w:drawing>
          <wp:inline distT="0" distB="0" distL="0" distR="0" wp14:anchorId="6E480387" wp14:editId="4C32BA28">
            <wp:extent cx="2836095" cy="2268000"/>
            <wp:effectExtent l="0" t="0" r="0" b="5715"/>
            <wp:docPr id="954164261" name="Picture 2" descr="A graph of energy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64261" name="Picture 2" descr="A graph of energy surface&#10;&#10;AI-generated content may be incorrect."/>
                    <pic:cNvPicPr/>
                  </pic:nvPicPr>
                  <pic:blipFill rotWithShape="1">
                    <a:blip r:embed="rId15" cstate="print">
                      <a:extLst>
                        <a:ext uri="{28A0092B-C50C-407E-A947-70E740481C1C}">
                          <a14:useLocalDpi xmlns:a14="http://schemas.microsoft.com/office/drawing/2010/main" val="0"/>
                        </a:ext>
                      </a:extLst>
                    </a:blip>
                    <a:srcRect l="16995" t="7444" r="13557"/>
                    <a:stretch>
                      <a:fillRect/>
                    </a:stretch>
                  </pic:blipFill>
                  <pic:spPr bwMode="auto">
                    <a:xfrm>
                      <a:off x="0" y="0"/>
                      <a:ext cx="2836095" cy="2268000"/>
                    </a:xfrm>
                    <a:prstGeom prst="rect">
                      <a:avLst/>
                    </a:prstGeom>
                    <a:ln>
                      <a:noFill/>
                    </a:ln>
                    <a:extLst>
                      <a:ext uri="{53640926-AAD7-44D8-BBD7-CCE9431645EC}">
                        <a14:shadowObscured xmlns:a14="http://schemas.microsoft.com/office/drawing/2010/main"/>
                      </a:ext>
                    </a:extLst>
                  </pic:spPr>
                </pic:pic>
              </a:graphicData>
            </a:graphic>
          </wp:inline>
        </w:drawing>
      </w:r>
    </w:p>
    <w:p w14:paraId="499BEEA1" w14:textId="69768397" w:rsidR="00587671" w:rsidRDefault="00587671" w:rsidP="00587671">
      <w:pPr>
        <w:pStyle w:val="Caption"/>
        <w:jc w:val="center"/>
      </w:pPr>
      <w:bookmarkStart w:id="27" w:name="_Ref206180622"/>
      <w:r>
        <w:t xml:space="preserve">Figure </w:t>
      </w:r>
      <w:r>
        <w:fldChar w:fldCharType="begin"/>
      </w:r>
      <w:r>
        <w:instrText xml:space="preserve"> SEQ Figure \* ARABIC </w:instrText>
      </w:r>
      <w:r>
        <w:fldChar w:fldCharType="separate"/>
      </w:r>
      <w:r w:rsidR="00250183">
        <w:rPr>
          <w:noProof/>
        </w:rPr>
        <w:t>3</w:t>
      </w:r>
      <w:r>
        <w:fldChar w:fldCharType="end"/>
      </w:r>
      <w:bookmarkEnd w:id="27"/>
      <w:r w:rsidRPr="00F376D7">
        <w:t>.</w:t>
      </w:r>
      <w:r w:rsidR="00F6197D">
        <w:t xml:space="preserve"> </w:t>
      </w:r>
      <w:r w:rsidRPr="00F376D7">
        <w:t>Energy surface of the system</w:t>
      </w:r>
    </w:p>
    <w:p w14:paraId="619B67FC" w14:textId="16879FF0" w:rsidR="00F945B4" w:rsidRDefault="003B6576" w:rsidP="00F945B4">
      <w:r>
        <w:t>The parallel execution times were also recorded, with the parameter grid search constituting the overwhelming majority of runtime, and the measurement phase accounting for only a small fraction. The ability to generate the complete energy landscape not only confirmed the optimal parameter location but also served as a validation step against possible local minima or degenerate solutions.</w:t>
      </w:r>
    </w:p>
    <w:p w14:paraId="5E433E2F" w14:textId="77777777" w:rsidR="00F945B4" w:rsidRDefault="00F945B4" w:rsidP="00F945B4">
      <w:pPr>
        <w:keepNext/>
        <w:spacing w:after="0"/>
        <w:jc w:val="center"/>
      </w:pPr>
      <w:r>
        <w:rPr>
          <w:noProof/>
        </w:rPr>
        <w:drawing>
          <wp:inline distT="0" distB="0" distL="0" distR="0" wp14:anchorId="3675F826" wp14:editId="7CF488D8">
            <wp:extent cx="2571981" cy="1800000"/>
            <wp:effectExtent l="0" t="0" r="0" b="3810"/>
            <wp:docPr id="508689462" name="Picture 1" descr="A graph of a person with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89462" name="Picture 1" descr="A graph of a person with a blue bar&#10;&#10;AI-generated content may be incorrect."/>
                    <pic:cNvPicPr/>
                  </pic:nvPicPr>
                  <pic:blipFill rotWithShape="1">
                    <a:blip r:embed="rId16" cstate="print">
                      <a:extLst>
                        <a:ext uri="{28A0092B-C50C-407E-A947-70E740481C1C}">
                          <a14:useLocalDpi xmlns:a14="http://schemas.microsoft.com/office/drawing/2010/main" val="0"/>
                        </a:ext>
                      </a:extLst>
                    </a:blip>
                    <a:srcRect t="6699"/>
                    <a:stretch>
                      <a:fillRect/>
                    </a:stretch>
                  </pic:blipFill>
                  <pic:spPr bwMode="auto">
                    <a:xfrm>
                      <a:off x="0" y="0"/>
                      <a:ext cx="2571981" cy="1800000"/>
                    </a:xfrm>
                    <a:prstGeom prst="rect">
                      <a:avLst/>
                    </a:prstGeom>
                    <a:ln>
                      <a:noFill/>
                    </a:ln>
                    <a:extLst>
                      <a:ext uri="{53640926-AAD7-44D8-BBD7-CCE9431645EC}">
                        <a14:shadowObscured xmlns:a14="http://schemas.microsoft.com/office/drawing/2010/main"/>
                      </a:ext>
                    </a:extLst>
                  </pic:spPr>
                </pic:pic>
              </a:graphicData>
            </a:graphic>
          </wp:inline>
        </w:drawing>
      </w:r>
    </w:p>
    <w:p w14:paraId="790FB169" w14:textId="1AB4FEEC" w:rsidR="00F945B4" w:rsidRPr="003B6576" w:rsidRDefault="00F945B4" w:rsidP="00F945B4">
      <w:pPr>
        <w:pStyle w:val="Caption"/>
        <w:spacing w:after="240"/>
        <w:jc w:val="center"/>
      </w:pPr>
      <w:bookmarkStart w:id="28" w:name="_Ref205552041"/>
      <w:r>
        <w:t xml:space="preserve">Figure </w:t>
      </w:r>
      <w:r>
        <w:fldChar w:fldCharType="begin"/>
      </w:r>
      <w:r>
        <w:instrText xml:space="preserve"> SEQ Figure \* ARABIC </w:instrText>
      </w:r>
      <w:r>
        <w:fldChar w:fldCharType="separate"/>
      </w:r>
      <w:r w:rsidR="00250183">
        <w:rPr>
          <w:noProof/>
        </w:rPr>
        <w:t>4</w:t>
      </w:r>
      <w:r>
        <w:fldChar w:fldCharType="end"/>
      </w:r>
      <w:bookmarkEnd w:id="28"/>
      <w:r w:rsidRPr="00F945B4">
        <w:t xml:space="preserve">. </w:t>
      </w:r>
      <w:r w:rsidR="00B36781" w:rsidRPr="00F945B4">
        <w:t>Measurement</w:t>
      </w:r>
      <w:r w:rsidRPr="00F945B4">
        <w:t xml:space="preserve"> histogram of Ground State</w:t>
      </w:r>
    </w:p>
    <w:p w14:paraId="173A134B" w14:textId="47A7039B" w:rsidR="003B6576" w:rsidRDefault="003B6576" w:rsidP="00F945B4">
      <w:pPr>
        <w:pStyle w:val="Heading2"/>
        <w:spacing w:after="100"/>
        <w:rPr>
          <w:lang w:val="en-FR"/>
        </w:rPr>
      </w:pPr>
      <w:bookmarkStart w:id="29" w:name="_Toc205548976"/>
      <w:r>
        <w:rPr>
          <w:lang w:val="en-FR"/>
        </w:rPr>
        <w:t>Limitations</w:t>
      </w:r>
      <w:bookmarkEnd w:id="29"/>
    </w:p>
    <w:p w14:paraId="0760DACD" w14:textId="0F6E5BA5" w:rsidR="003B6576" w:rsidRPr="003B6576" w:rsidRDefault="003B6576" w:rsidP="00A10E3E">
      <w:pPr>
        <w:spacing w:after="140"/>
        <w:rPr>
          <w:lang w:val="en-FR"/>
        </w:rPr>
      </w:pPr>
      <w:r w:rsidRPr="003B6576">
        <w:rPr>
          <w:lang w:val="en-FR"/>
        </w:rPr>
        <w:t>While the present implementation successfully demonstrates the end-to-end QAOA workflo</w:t>
      </w:r>
      <w:r w:rsidR="00201805">
        <w:rPr>
          <w:lang w:val="en-FR"/>
        </w:rPr>
        <w:t xml:space="preserve">w, </w:t>
      </w:r>
      <w:r w:rsidRPr="003B6576">
        <w:rPr>
          <w:lang w:val="en-FR"/>
        </w:rPr>
        <w:t xml:space="preserve">it is constrained by several simplifying factors. The cost Hamiltonian used here is intentionally elementary, resulting in an energy landscape with </w:t>
      </w:r>
      <w:r w:rsidRPr="003B6576">
        <w:rPr>
          <w:lang w:val="en-FR"/>
        </w:rPr>
        <w:lastRenderedPageBreak/>
        <w:t>a clear and easily identifiable global minimum. This simplicity, while beneficial for validation purposes, limits the generality of the conclusions regarding QAOA’s performance on more complex or degenerate optimi</w:t>
      </w:r>
      <w:r w:rsidR="00587671">
        <w:rPr>
          <w:lang w:val="en-FR"/>
        </w:rPr>
        <w:t>s</w:t>
      </w:r>
      <w:r w:rsidRPr="003B6576">
        <w:rPr>
          <w:lang w:val="en-FR"/>
        </w:rPr>
        <w:t>ation problems.</w:t>
      </w:r>
    </w:p>
    <w:p w14:paraId="31C055DA" w14:textId="77777777" w:rsidR="00201805" w:rsidRDefault="003B6576" w:rsidP="003B6576">
      <w:pPr>
        <w:rPr>
          <w:lang w:val="en-FR"/>
        </w:rPr>
      </w:pPr>
      <w:r w:rsidRPr="003B6576">
        <w:rPr>
          <w:lang w:val="en-FR"/>
        </w:rPr>
        <w:t xml:space="preserve">When designing a QAOA algorithm, it is important to avoid overly simple or symmetric cost Hamiltonians and to manage coefficient scaling carefully. A symmetric cost function, such as one based solely on individual Pauli-Z terms, often results in a flat energy landscape where many parameter combinations yield similar energies. This flatness masks meaningful structure in the parameter space and complicates the identification of truly optimal parameters. </w:t>
      </w:r>
    </w:p>
    <w:p w14:paraId="1FFF5C6D" w14:textId="294A6AAB" w:rsidR="003B6576" w:rsidRPr="003B6576" w:rsidRDefault="003B6576" w:rsidP="003B6576">
      <w:pPr>
        <w:rPr>
          <w:lang w:val="en-FR"/>
        </w:rPr>
      </w:pPr>
      <w:r w:rsidRPr="003B6576">
        <w:rPr>
          <w:lang w:val="en-FR"/>
        </w:rPr>
        <w:t>Another key limitation is the exhaustive grid search approach used to locate the optimal parameters. Although this method yields a complete energy surface and a reliable global minimum identification in the current small-scale problem, it does not scale well to larger qubit counts or higher QAOA depths. As problem complexity grows, more sophisticated parameter optimi</w:t>
      </w:r>
      <w:r w:rsidR="00201805">
        <w:rPr>
          <w:lang w:val="en-FR"/>
        </w:rPr>
        <w:t>s</w:t>
      </w:r>
      <w:r w:rsidRPr="003B6576">
        <w:rPr>
          <w:lang w:val="en-FR"/>
        </w:rPr>
        <w:t>ation techniques will be necessary to maintain computational feasibility.</w:t>
      </w:r>
    </w:p>
    <w:p w14:paraId="12AFD9C9" w14:textId="643E55D1" w:rsidR="003B6576" w:rsidRPr="003B6576" w:rsidRDefault="003B6576" w:rsidP="003B6576">
      <w:pPr>
        <w:rPr>
          <w:lang w:val="en-FR"/>
        </w:rPr>
      </w:pPr>
      <w:r w:rsidRPr="003B6576">
        <w:rPr>
          <w:lang w:val="en-FR"/>
        </w:rPr>
        <w:t>Finally, it is worth emphasi</w:t>
      </w:r>
      <w:r w:rsidR="00201805">
        <w:rPr>
          <w:lang w:val="en-FR"/>
        </w:rPr>
        <w:t>s</w:t>
      </w:r>
      <w:r w:rsidRPr="003B6576">
        <w:rPr>
          <w:lang w:val="en-FR"/>
        </w:rPr>
        <w:t>ing that the simulation is entirely classical and ideali</w:t>
      </w:r>
      <w:r w:rsidR="00201805">
        <w:rPr>
          <w:lang w:val="en-FR"/>
        </w:rPr>
        <w:t>s</w:t>
      </w:r>
      <w:r w:rsidRPr="003B6576">
        <w:rPr>
          <w:lang w:val="en-FR"/>
        </w:rPr>
        <w:t xml:space="preserve">ed, lacking noise and hardware imperfections inherent in real quantum devices. Consequently, the measurement statistics demonstrating the clear supremacy of the </w:t>
      </w:r>
      <m:oMath>
        <m:d>
          <m:dPr>
            <m:begChr m:val=""/>
            <m:endChr m:val="⟩"/>
            <m:ctrlPr>
              <w:rPr>
                <w:rFonts w:ascii="Cambria Math" w:hAnsi="Cambria Math" w:cs="Times New Roman"/>
                <w:i/>
                <w:lang w:val="en-FR"/>
              </w:rPr>
            </m:ctrlPr>
          </m:dPr>
          <m:e>
            <m:d>
              <m:dPr>
                <m:begChr m:val="|"/>
                <m:endChr m:val=""/>
                <m:ctrlPr>
                  <w:rPr>
                    <w:rFonts w:ascii="Cambria Math" w:hAnsi="Cambria Math" w:cs="Times New Roman"/>
                    <w:i/>
                    <w:lang w:val="en-FR"/>
                  </w:rPr>
                </m:ctrlPr>
              </m:dPr>
              <m:e>
                <m:r>
                  <w:rPr>
                    <w:rFonts w:ascii="Cambria Math" w:hAnsi="Cambria Math" w:cs="Times New Roman"/>
                    <w:lang w:val="en-FR"/>
                  </w:rPr>
                  <m:t>11</m:t>
                </m:r>
              </m:e>
            </m:d>
          </m:e>
        </m:d>
      </m:oMath>
      <w:r w:rsidRPr="003B6576">
        <w:rPr>
          <w:lang w:val="en-FR"/>
        </w:rPr>
        <w:t xml:space="preserve"> solution reflect a best-case scenario. </w:t>
      </w:r>
    </w:p>
    <w:p w14:paraId="7F42BFB2" w14:textId="77777777" w:rsidR="003B6576" w:rsidRPr="003B6576" w:rsidRDefault="003B6576" w:rsidP="003B6576">
      <w:pPr>
        <w:pStyle w:val="Heading2"/>
        <w:rPr>
          <w:lang w:val="en-FR"/>
        </w:rPr>
      </w:pPr>
      <w:bookmarkStart w:id="30" w:name="_Toc205548977"/>
      <w:r w:rsidRPr="003B6576">
        <w:rPr>
          <w:lang w:val="en-FR"/>
        </w:rPr>
        <w:t>Future Work</w:t>
      </w:r>
      <w:bookmarkEnd w:id="30"/>
    </w:p>
    <w:p w14:paraId="213407D8" w14:textId="549742A3" w:rsidR="00F376D7" w:rsidRDefault="003B6576" w:rsidP="00F376D7">
      <w:pPr>
        <w:rPr>
          <w:lang w:val="en-FR"/>
        </w:rPr>
      </w:pPr>
      <w:r w:rsidRPr="003B6576">
        <w:rPr>
          <w:lang w:val="en-FR"/>
        </w:rPr>
        <w:t>Future research will focus on extending the QAOA framework to more complex problem instances that require genuine entanglement and involve hard constraints, such as combinatorial optimi</w:t>
      </w:r>
      <w:r w:rsidR="00587671">
        <w:rPr>
          <w:lang w:val="en-FR"/>
        </w:rPr>
        <w:t>s</w:t>
      </w:r>
      <w:r w:rsidRPr="003B6576">
        <w:rPr>
          <w:lang w:val="en-FR"/>
        </w:rPr>
        <w:t>ation problems with multi-qubit interactions. Incorporating interaction terms and nontrivial coupling will yield richer energy landscapes that more accurately represent practical challenges. Additionally, exploring advanced parameter optimi</w:t>
      </w:r>
      <w:r w:rsidR="003423EF">
        <w:rPr>
          <w:lang w:val="en-FR"/>
        </w:rPr>
        <w:t>s</w:t>
      </w:r>
      <w:r w:rsidRPr="003B6576">
        <w:rPr>
          <w:lang w:val="en-FR"/>
        </w:rPr>
        <w:t xml:space="preserve">ation methods and noise-resilient implementations will be critical for </w:t>
      </w:r>
      <w:r w:rsidRPr="003B6576">
        <w:rPr>
          <w:lang w:val="en-FR"/>
        </w:rPr>
        <w:t>scaling the algorithm beyond toy examples and toward near-term quantum advantage.</w:t>
      </w:r>
    </w:p>
    <w:p w14:paraId="02730CBD" w14:textId="38AC5729" w:rsidR="00541967" w:rsidRDefault="00541967" w:rsidP="00541967">
      <w:pPr>
        <w:pStyle w:val="Heading1"/>
        <w:rPr>
          <w:lang w:val="en-FR"/>
        </w:rPr>
      </w:pPr>
      <w:r>
        <w:rPr>
          <w:lang w:val="en-FR"/>
        </w:rPr>
        <w:t>Conclusion</w:t>
      </w:r>
    </w:p>
    <w:p w14:paraId="3EEE9449" w14:textId="2925A2C0" w:rsidR="00541967" w:rsidRPr="00541967" w:rsidRDefault="00541967" w:rsidP="00541967">
      <w:pPr>
        <w:rPr>
          <w:lang w:val="en-FR"/>
        </w:rPr>
      </w:pPr>
      <w:r w:rsidRPr="00541967">
        <w:rPr>
          <w:lang w:val="en-FR"/>
        </w:rPr>
        <w:t>The application of gate-based quantum algorithms, particularly QAOA, to combinatorial optimisation problems such as bin packing has been demonstrated. Detailed simulation on a parallel computing framework enabled identification of optimal variational parameters and verification of algorithm convergence toward the expected solution. Limitations in simulation scale and noise resilience currently restrict practical deployment, yet the results highlight the promise of quantum computing to accelerate complex optimisation tasks beyond classical capabilities. Future research will focus on incorporating multi-qubit interactions, advanced parameter optimi</w:t>
      </w:r>
      <w:r w:rsidR="00E565FD">
        <w:rPr>
          <w:lang w:val="en-FR"/>
        </w:rPr>
        <w:t>s</w:t>
      </w:r>
      <w:r w:rsidRPr="00541967">
        <w:rPr>
          <w:lang w:val="en-FR"/>
        </w:rPr>
        <w:t>ation techniques, and noise mitigation strategies to extend the approach to larger, more realistic problem domains.</w:t>
      </w:r>
    </w:p>
    <w:sectPr w:rsidR="00541967" w:rsidRPr="00541967" w:rsidSect="00215EAB">
      <w:type w:val="continuous"/>
      <w:pgSz w:w="11906" w:h="16838"/>
      <w:pgMar w:top="1134" w:right="851" w:bottom="1134" w:left="851" w:header="567" w:footer="567" w:gutter="0"/>
      <w:pgNumType w:start="1"/>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3D1A8" w14:textId="77777777" w:rsidR="007A2662" w:rsidRDefault="007A2662" w:rsidP="004D6AFE">
      <w:r>
        <w:separator/>
      </w:r>
    </w:p>
  </w:endnote>
  <w:endnote w:type="continuationSeparator" w:id="0">
    <w:p w14:paraId="4A11C93A" w14:textId="77777777" w:rsidR="007A2662" w:rsidRDefault="007A2662" w:rsidP="004D6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9455842"/>
      <w:docPartObj>
        <w:docPartGallery w:val="Page Numbers (Bottom of Page)"/>
        <w:docPartUnique/>
      </w:docPartObj>
    </w:sdtPr>
    <w:sdtContent>
      <w:p w14:paraId="3E315463" w14:textId="78C5BC1B" w:rsidR="00873B4E" w:rsidRDefault="00873B4E" w:rsidP="000806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3E618E" w14:textId="77777777" w:rsidR="00873B4E" w:rsidRDefault="00873B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720081"/>
      <w:docPartObj>
        <w:docPartGallery w:val="Page Numbers (Bottom of Page)"/>
        <w:docPartUnique/>
      </w:docPartObj>
    </w:sdtPr>
    <w:sdtContent>
      <w:p w14:paraId="116C0BA8" w14:textId="38C51557" w:rsidR="00873B4E" w:rsidRPr="00873B4E" w:rsidRDefault="00873B4E" w:rsidP="00080612">
        <w:pPr>
          <w:pStyle w:val="Footer"/>
          <w:framePr w:wrap="none" w:vAnchor="text" w:hAnchor="margin" w:xAlign="center" w:y="1"/>
          <w:rPr>
            <w:rStyle w:val="PageNumber"/>
          </w:rPr>
        </w:pPr>
        <w:r w:rsidRPr="00873B4E">
          <w:rPr>
            <w:rStyle w:val="PageNumber"/>
          </w:rPr>
          <w:fldChar w:fldCharType="begin"/>
        </w:r>
        <w:r w:rsidRPr="00873B4E">
          <w:rPr>
            <w:rStyle w:val="PageNumber"/>
          </w:rPr>
          <w:instrText xml:space="preserve"> PAGE </w:instrText>
        </w:r>
        <w:r w:rsidRPr="00873B4E">
          <w:rPr>
            <w:rStyle w:val="PageNumber"/>
          </w:rPr>
          <w:fldChar w:fldCharType="separate"/>
        </w:r>
        <w:r w:rsidRPr="00873B4E">
          <w:rPr>
            <w:rStyle w:val="PageNumber"/>
            <w:noProof/>
          </w:rPr>
          <w:t>3</w:t>
        </w:r>
        <w:r w:rsidRPr="00873B4E">
          <w:rPr>
            <w:rStyle w:val="PageNumber"/>
          </w:rPr>
          <w:fldChar w:fldCharType="end"/>
        </w:r>
      </w:p>
    </w:sdtContent>
  </w:sdt>
  <w:p w14:paraId="59223C31" w14:textId="77777777" w:rsidR="00873B4E" w:rsidRPr="00873B4E" w:rsidRDefault="00873B4E">
    <w:pPr>
      <w:pStyle w:val="Footer"/>
      <w:rPr>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7856273"/>
      <w:docPartObj>
        <w:docPartGallery w:val="Page Numbers (Bottom of Page)"/>
        <w:docPartUnique/>
      </w:docPartObj>
    </w:sdtPr>
    <w:sdtContent>
      <w:p w14:paraId="7636FC5B" w14:textId="119844C9" w:rsidR="000A078C" w:rsidRDefault="000A078C" w:rsidP="000806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B75F5C" w14:textId="77777777" w:rsidR="000A078C" w:rsidRDefault="000A0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3668" w14:textId="77777777" w:rsidR="007A2662" w:rsidRDefault="007A2662" w:rsidP="004D6AFE">
      <w:r>
        <w:separator/>
      </w:r>
    </w:p>
  </w:footnote>
  <w:footnote w:type="continuationSeparator" w:id="0">
    <w:p w14:paraId="67EC4DE1" w14:textId="77777777" w:rsidR="007A2662" w:rsidRDefault="007A2662" w:rsidP="004D6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46A7" w14:textId="2048AD43" w:rsidR="00873B4E" w:rsidRPr="00873B4E" w:rsidRDefault="00873B4E" w:rsidP="00873B4E">
    <w:pPr>
      <w:pStyle w:val="Header"/>
      <w:tabs>
        <w:tab w:val="clear" w:pos="4513"/>
        <w:tab w:val="center" w:pos="4678"/>
      </w:tabs>
      <w:rPr>
        <w:i/>
        <w:iCs/>
        <w:sz w:val="20"/>
        <w:szCs w:val="20"/>
      </w:rPr>
    </w:pPr>
    <w:r w:rsidRPr="00873B4E">
      <w:rPr>
        <w:i/>
        <w:iCs/>
        <w:sz w:val="20"/>
        <w:szCs w:val="20"/>
      </w:rPr>
      <w:t>Guillaume Amann</w:t>
    </w:r>
    <w:r w:rsidRPr="00873B4E">
      <w:rPr>
        <w:i/>
        <w:iCs/>
        <w:sz w:val="20"/>
        <w:szCs w:val="20"/>
      </w:rPr>
      <w:tab/>
      <w:t xml:space="preserve"> </w:t>
    </w:r>
    <w:r w:rsidRPr="00873B4E">
      <w:rPr>
        <w:i/>
        <w:iCs/>
        <w:sz w:val="20"/>
        <w:szCs w:val="20"/>
      </w:rPr>
      <w:tab/>
    </w:r>
    <w:r w:rsidR="00892081" w:rsidRPr="00892081">
      <w:rPr>
        <w:i/>
        <w:iCs/>
        <w:sz w:val="20"/>
        <w:szCs w:val="20"/>
      </w:rPr>
      <w:t>Gate-Based Quantum Algorithms for Combinatorial Optimisation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0E5"/>
    <w:multiLevelType w:val="hybridMultilevel"/>
    <w:tmpl w:val="1EEE0E4A"/>
    <w:lvl w:ilvl="0" w:tplc="FE92C2B4">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AD6CCA"/>
    <w:multiLevelType w:val="hybridMultilevel"/>
    <w:tmpl w:val="B2E8EBA0"/>
    <w:lvl w:ilvl="0" w:tplc="FFFFFFFF">
      <w:numFmt w:val="bullet"/>
      <w:lvlText w:val="•"/>
      <w:lvlJc w:val="left"/>
      <w:pPr>
        <w:ind w:left="720" w:hanging="360"/>
      </w:pPr>
      <w:rPr>
        <w:rFonts w:ascii="Times New Roman" w:eastAsiaTheme="minorHAnsi" w:hAnsi="Times New Roman" w:cs="Times New Roman" w:hint="default"/>
      </w:rPr>
    </w:lvl>
    <w:lvl w:ilvl="1" w:tplc="E5A8205C">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9D0859"/>
    <w:multiLevelType w:val="multilevel"/>
    <w:tmpl w:val="CFF47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7106F"/>
    <w:multiLevelType w:val="hybridMultilevel"/>
    <w:tmpl w:val="3C04CA78"/>
    <w:lvl w:ilvl="0" w:tplc="D84EBBD6">
      <w:start w:val="1"/>
      <w:numFmt w:val="bullet"/>
      <w:lvlText w:val="•"/>
      <w:lvlJc w:val="left"/>
      <w:pPr>
        <w:tabs>
          <w:tab w:val="num" w:pos="720"/>
        </w:tabs>
        <w:ind w:left="720" w:hanging="360"/>
      </w:pPr>
      <w:rPr>
        <w:rFonts w:ascii="Arial" w:hAnsi="Arial" w:hint="default"/>
      </w:rPr>
    </w:lvl>
    <w:lvl w:ilvl="1" w:tplc="9296F610" w:tentative="1">
      <w:start w:val="1"/>
      <w:numFmt w:val="bullet"/>
      <w:lvlText w:val="•"/>
      <w:lvlJc w:val="left"/>
      <w:pPr>
        <w:tabs>
          <w:tab w:val="num" w:pos="1440"/>
        </w:tabs>
        <w:ind w:left="1440" w:hanging="360"/>
      </w:pPr>
      <w:rPr>
        <w:rFonts w:ascii="Arial" w:hAnsi="Arial" w:hint="default"/>
      </w:rPr>
    </w:lvl>
    <w:lvl w:ilvl="2" w:tplc="8C980C18" w:tentative="1">
      <w:start w:val="1"/>
      <w:numFmt w:val="bullet"/>
      <w:lvlText w:val="•"/>
      <w:lvlJc w:val="left"/>
      <w:pPr>
        <w:tabs>
          <w:tab w:val="num" w:pos="2160"/>
        </w:tabs>
        <w:ind w:left="2160" w:hanging="360"/>
      </w:pPr>
      <w:rPr>
        <w:rFonts w:ascii="Arial" w:hAnsi="Arial" w:hint="default"/>
      </w:rPr>
    </w:lvl>
    <w:lvl w:ilvl="3" w:tplc="5D5E3A3E" w:tentative="1">
      <w:start w:val="1"/>
      <w:numFmt w:val="bullet"/>
      <w:lvlText w:val="•"/>
      <w:lvlJc w:val="left"/>
      <w:pPr>
        <w:tabs>
          <w:tab w:val="num" w:pos="2880"/>
        </w:tabs>
        <w:ind w:left="2880" w:hanging="360"/>
      </w:pPr>
      <w:rPr>
        <w:rFonts w:ascii="Arial" w:hAnsi="Arial" w:hint="default"/>
      </w:rPr>
    </w:lvl>
    <w:lvl w:ilvl="4" w:tplc="B65EC7E8" w:tentative="1">
      <w:start w:val="1"/>
      <w:numFmt w:val="bullet"/>
      <w:lvlText w:val="•"/>
      <w:lvlJc w:val="left"/>
      <w:pPr>
        <w:tabs>
          <w:tab w:val="num" w:pos="3600"/>
        </w:tabs>
        <w:ind w:left="3600" w:hanging="360"/>
      </w:pPr>
      <w:rPr>
        <w:rFonts w:ascii="Arial" w:hAnsi="Arial" w:hint="default"/>
      </w:rPr>
    </w:lvl>
    <w:lvl w:ilvl="5" w:tplc="C7FA5374" w:tentative="1">
      <w:start w:val="1"/>
      <w:numFmt w:val="bullet"/>
      <w:lvlText w:val="•"/>
      <w:lvlJc w:val="left"/>
      <w:pPr>
        <w:tabs>
          <w:tab w:val="num" w:pos="4320"/>
        </w:tabs>
        <w:ind w:left="4320" w:hanging="360"/>
      </w:pPr>
      <w:rPr>
        <w:rFonts w:ascii="Arial" w:hAnsi="Arial" w:hint="default"/>
      </w:rPr>
    </w:lvl>
    <w:lvl w:ilvl="6" w:tplc="1A9E6C38" w:tentative="1">
      <w:start w:val="1"/>
      <w:numFmt w:val="bullet"/>
      <w:lvlText w:val="•"/>
      <w:lvlJc w:val="left"/>
      <w:pPr>
        <w:tabs>
          <w:tab w:val="num" w:pos="5040"/>
        </w:tabs>
        <w:ind w:left="5040" w:hanging="360"/>
      </w:pPr>
      <w:rPr>
        <w:rFonts w:ascii="Arial" w:hAnsi="Arial" w:hint="default"/>
      </w:rPr>
    </w:lvl>
    <w:lvl w:ilvl="7" w:tplc="220CA6B2" w:tentative="1">
      <w:start w:val="1"/>
      <w:numFmt w:val="bullet"/>
      <w:lvlText w:val="•"/>
      <w:lvlJc w:val="left"/>
      <w:pPr>
        <w:tabs>
          <w:tab w:val="num" w:pos="5760"/>
        </w:tabs>
        <w:ind w:left="5760" w:hanging="360"/>
      </w:pPr>
      <w:rPr>
        <w:rFonts w:ascii="Arial" w:hAnsi="Arial" w:hint="default"/>
      </w:rPr>
    </w:lvl>
    <w:lvl w:ilvl="8" w:tplc="99303E3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D347C7C"/>
    <w:multiLevelType w:val="hybridMultilevel"/>
    <w:tmpl w:val="ADA4FB54"/>
    <w:lvl w:ilvl="0" w:tplc="E5A8205C">
      <w:numFmt w:val="bullet"/>
      <w:lvlText w:val="•"/>
      <w:lvlJc w:val="left"/>
      <w:pPr>
        <w:ind w:left="1440" w:hanging="72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12A1193"/>
    <w:multiLevelType w:val="multilevel"/>
    <w:tmpl w:val="E9D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56E6F"/>
    <w:multiLevelType w:val="multilevel"/>
    <w:tmpl w:val="CF4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B2EF9"/>
    <w:multiLevelType w:val="hybridMultilevel"/>
    <w:tmpl w:val="2368B43A"/>
    <w:lvl w:ilvl="0" w:tplc="E5A8205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564A5A"/>
    <w:multiLevelType w:val="hybridMultilevel"/>
    <w:tmpl w:val="014E66FA"/>
    <w:lvl w:ilvl="0" w:tplc="E5A8205C">
      <w:numFmt w:val="bullet"/>
      <w:lvlText w:val="•"/>
      <w:lvlJc w:val="left"/>
      <w:pPr>
        <w:ind w:left="1440" w:hanging="72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00148C6"/>
    <w:multiLevelType w:val="hybridMultilevel"/>
    <w:tmpl w:val="133C64BA"/>
    <w:lvl w:ilvl="0" w:tplc="E5A8205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F84D5E"/>
    <w:multiLevelType w:val="hybridMultilevel"/>
    <w:tmpl w:val="96B2C7B4"/>
    <w:lvl w:ilvl="0" w:tplc="E5A8205C">
      <w:numFmt w:val="bullet"/>
      <w:lvlText w:val="•"/>
      <w:lvlJc w:val="left"/>
      <w:pPr>
        <w:ind w:left="2160" w:hanging="72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935644A"/>
    <w:multiLevelType w:val="hybridMultilevel"/>
    <w:tmpl w:val="E496D2C8"/>
    <w:lvl w:ilvl="0" w:tplc="FE92C2B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E365F03"/>
    <w:multiLevelType w:val="hybridMultilevel"/>
    <w:tmpl w:val="8592B590"/>
    <w:lvl w:ilvl="0" w:tplc="E5A8205C">
      <w:numFmt w:val="bullet"/>
      <w:lvlText w:val="•"/>
      <w:lvlJc w:val="left"/>
      <w:pPr>
        <w:ind w:left="2160" w:hanging="72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135616A"/>
    <w:multiLevelType w:val="multilevel"/>
    <w:tmpl w:val="BA0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61788"/>
    <w:multiLevelType w:val="hybridMultilevel"/>
    <w:tmpl w:val="F8380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336430"/>
    <w:multiLevelType w:val="hybridMultilevel"/>
    <w:tmpl w:val="B1E4F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510B73"/>
    <w:multiLevelType w:val="hybridMultilevel"/>
    <w:tmpl w:val="E6EEBE7E"/>
    <w:lvl w:ilvl="0" w:tplc="FE92C2B4">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BBB5268"/>
    <w:multiLevelType w:val="multilevel"/>
    <w:tmpl w:val="70E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722E6"/>
    <w:multiLevelType w:val="hybridMultilevel"/>
    <w:tmpl w:val="094CECEE"/>
    <w:lvl w:ilvl="0" w:tplc="E5A8205C">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615B89"/>
    <w:multiLevelType w:val="hybridMultilevel"/>
    <w:tmpl w:val="77D0D004"/>
    <w:lvl w:ilvl="0" w:tplc="A1629F4A">
      <w:numFmt w:val="bullet"/>
      <w:pStyle w:val="Heading2"/>
      <w:lvlText w:val=""/>
      <w:lvlJc w:val="left"/>
      <w:pPr>
        <w:ind w:left="4755" w:hanging="360"/>
      </w:pPr>
      <w:rPr>
        <w:rFonts w:ascii="Wingdings" w:eastAsiaTheme="majorEastAsia" w:hAnsi="Wingding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C36598"/>
    <w:multiLevelType w:val="multilevel"/>
    <w:tmpl w:val="A80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A1386"/>
    <w:multiLevelType w:val="hybridMultilevel"/>
    <w:tmpl w:val="48461630"/>
    <w:lvl w:ilvl="0" w:tplc="FE92C2B4">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33D2C73"/>
    <w:multiLevelType w:val="hybridMultilevel"/>
    <w:tmpl w:val="C68A5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2345C5"/>
    <w:multiLevelType w:val="hybridMultilevel"/>
    <w:tmpl w:val="9522E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D0642E"/>
    <w:multiLevelType w:val="multilevel"/>
    <w:tmpl w:val="EBF6EE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DE11AC"/>
    <w:multiLevelType w:val="hybridMultilevel"/>
    <w:tmpl w:val="625CF53A"/>
    <w:lvl w:ilvl="0" w:tplc="08090001">
      <w:start w:val="1"/>
      <w:numFmt w:val="bullet"/>
      <w:lvlText w:val=""/>
      <w:lvlJc w:val="left"/>
      <w:pPr>
        <w:ind w:left="720" w:hanging="360"/>
      </w:pPr>
      <w:rPr>
        <w:rFonts w:ascii="Symbol" w:hAnsi="Symbol" w:hint="default"/>
      </w:rPr>
    </w:lvl>
    <w:lvl w:ilvl="1" w:tplc="41EC6948">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28240E"/>
    <w:multiLevelType w:val="hybridMultilevel"/>
    <w:tmpl w:val="8EC21224"/>
    <w:lvl w:ilvl="0" w:tplc="E5A8205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005013">
    <w:abstractNumId w:val="3"/>
  </w:num>
  <w:num w:numId="2" w16cid:durableId="1829977550">
    <w:abstractNumId w:val="20"/>
  </w:num>
  <w:num w:numId="3" w16cid:durableId="1958025550">
    <w:abstractNumId w:val="17"/>
  </w:num>
  <w:num w:numId="4" w16cid:durableId="1801724977">
    <w:abstractNumId w:val="6"/>
  </w:num>
  <w:num w:numId="5" w16cid:durableId="1419520358">
    <w:abstractNumId w:val="5"/>
  </w:num>
  <w:num w:numId="6" w16cid:durableId="470633317">
    <w:abstractNumId w:val="13"/>
  </w:num>
  <w:num w:numId="7" w16cid:durableId="1383560581">
    <w:abstractNumId w:val="15"/>
  </w:num>
  <w:num w:numId="8" w16cid:durableId="2006470615">
    <w:abstractNumId w:val="19"/>
  </w:num>
  <w:num w:numId="9" w16cid:durableId="85928500">
    <w:abstractNumId w:val="14"/>
  </w:num>
  <w:num w:numId="10" w16cid:durableId="2052533030">
    <w:abstractNumId w:val="2"/>
  </w:num>
  <w:num w:numId="11" w16cid:durableId="320083892">
    <w:abstractNumId w:val="25"/>
  </w:num>
  <w:num w:numId="12" w16cid:durableId="634140491">
    <w:abstractNumId w:val="22"/>
  </w:num>
  <w:num w:numId="13" w16cid:durableId="1995598808">
    <w:abstractNumId w:val="16"/>
  </w:num>
  <w:num w:numId="14" w16cid:durableId="1376193629">
    <w:abstractNumId w:val="0"/>
  </w:num>
  <w:num w:numId="15" w16cid:durableId="880359723">
    <w:abstractNumId w:val="11"/>
  </w:num>
  <w:num w:numId="16" w16cid:durableId="716511389">
    <w:abstractNumId w:val="21"/>
  </w:num>
  <w:num w:numId="17" w16cid:durableId="594554418">
    <w:abstractNumId w:val="4"/>
  </w:num>
  <w:num w:numId="18" w16cid:durableId="1147547835">
    <w:abstractNumId w:val="10"/>
  </w:num>
  <w:num w:numId="19" w16cid:durableId="948775239">
    <w:abstractNumId w:val="12"/>
  </w:num>
  <w:num w:numId="20" w16cid:durableId="1004405983">
    <w:abstractNumId w:val="8"/>
  </w:num>
  <w:num w:numId="21" w16cid:durableId="2122144871">
    <w:abstractNumId w:val="7"/>
  </w:num>
  <w:num w:numId="22" w16cid:durableId="274605244">
    <w:abstractNumId w:val="26"/>
  </w:num>
  <w:num w:numId="23" w16cid:durableId="2050182631">
    <w:abstractNumId w:val="18"/>
  </w:num>
  <w:num w:numId="24" w16cid:durableId="1640720606">
    <w:abstractNumId w:val="1"/>
  </w:num>
  <w:num w:numId="25" w16cid:durableId="1181318357">
    <w:abstractNumId w:val="24"/>
  </w:num>
  <w:num w:numId="26" w16cid:durableId="375005725">
    <w:abstractNumId w:val="23"/>
  </w:num>
  <w:num w:numId="27" w16cid:durableId="53454275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NN Guillaume">
    <w15:presenceInfo w15:providerId="None" w15:userId="AMANN Guillau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D0"/>
    <w:rsid w:val="00000CC2"/>
    <w:rsid w:val="00013478"/>
    <w:rsid w:val="00040E0D"/>
    <w:rsid w:val="0007320B"/>
    <w:rsid w:val="00086F90"/>
    <w:rsid w:val="000A078C"/>
    <w:rsid w:val="000A4303"/>
    <w:rsid w:val="000C4003"/>
    <w:rsid w:val="000C6439"/>
    <w:rsid w:val="000C69B5"/>
    <w:rsid w:val="000C7B4C"/>
    <w:rsid w:val="000D0487"/>
    <w:rsid w:val="00114FB7"/>
    <w:rsid w:val="00115C7B"/>
    <w:rsid w:val="00123E37"/>
    <w:rsid w:val="001579B0"/>
    <w:rsid w:val="001579C9"/>
    <w:rsid w:val="00164E8C"/>
    <w:rsid w:val="00164F5E"/>
    <w:rsid w:val="0017148A"/>
    <w:rsid w:val="00172F21"/>
    <w:rsid w:val="001766A4"/>
    <w:rsid w:val="00187BFD"/>
    <w:rsid w:val="001936F7"/>
    <w:rsid w:val="001A0F0B"/>
    <w:rsid w:val="001B0B0C"/>
    <w:rsid w:val="001C50B1"/>
    <w:rsid w:val="001D7C7F"/>
    <w:rsid w:val="001F3D3E"/>
    <w:rsid w:val="001F4255"/>
    <w:rsid w:val="00201805"/>
    <w:rsid w:val="00215EAB"/>
    <w:rsid w:val="00250183"/>
    <w:rsid w:val="00260B27"/>
    <w:rsid w:val="002839C4"/>
    <w:rsid w:val="003423EF"/>
    <w:rsid w:val="003651F5"/>
    <w:rsid w:val="003B6576"/>
    <w:rsid w:val="003C2115"/>
    <w:rsid w:val="003C62DA"/>
    <w:rsid w:val="003D6F3F"/>
    <w:rsid w:val="003D73BC"/>
    <w:rsid w:val="003E295F"/>
    <w:rsid w:val="003F70A9"/>
    <w:rsid w:val="004248CB"/>
    <w:rsid w:val="00426F2C"/>
    <w:rsid w:val="00430D46"/>
    <w:rsid w:val="00436A45"/>
    <w:rsid w:val="00471601"/>
    <w:rsid w:val="004A08FB"/>
    <w:rsid w:val="004B4D85"/>
    <w:rsid w:val="004C3008"/>
    <w:rsid w:val="004D6AFE"/>
    <w:rsid w:val="004E1620"/>
    <w:rsid w:val="004E7E1E"/>
    <w:rsid w:val="0051590B"/>
    <w:rsid w:val="00541967"/>
    <w:rsid w:val="00583BEA"/>
    <w:rsid w:val="00587671"/>
    <w:rsid w:val="005A6AD1"/>
    <w:rsid w:val="005D40BD"/>
    <w:rsid w:val="005D4EC7"/>
    <w:rsid w:val="005D64BF"/>
    <w:rsid w:val="005F5C4F"/>
    <w:rsid w:val="00616ADC"/>
    <w:rsid w:val="0062400A"/>
    <w:rsid w:val="006267D0"/>
    <w:rsid w:val="00627750"/>
    <w:rsid w:val="00627852"/>
    <w:rsid w:val="006422D0"/>
    <w:rsid w:val="00655516"/>
    <w:rsid w:val="00663999"/>
    <w:rsid w:val="006642E5"/>
    <w:rsid w:val="00667BA7"/>
    <w:rsid w:val="0067290A"/>
    <w:rsid w:val="00687222"/>
    <w:rsid w:val="00690B75"/>
    <w:rsid w:val="006C24D4"/>
    <w:rsid w:val="006C5B0B"/>
    <w:rsid w:val="006E0752"/>
    <w:rsid w:val="006E741E"/>
    <w:rsid w:val="006F5ED2"/>
    <w:rsid w:val="00703463"/>
    <w:rsid w:val="007054ED"/>
    <w:rsid w:val="007120E7"/>
    <w:rsid w:val="0071494C"/>
    <w:rsid w:val="00733D3B"/>
    <w:rsid w:val="00736D07"/>
    <w:rsid w:val="007541A3"/>
    <w:rsid w:val="007678DD"/>
    <w:rsid w:val="0077742F"/>
    <w:rsid w:val="00777939"/>
    <w:rsid w:val="007944CA"/>
    <w:rsid w:val="007A2662"/>
    <w:rsid w:val="007C4884"/>
    <w:rsid w:val="007E43AF"/>
    <w:rsid w:val="007F1866"/>
    <w:rsid w:val="007F59F5"/>
    <w:rsid w:val="008562F0"/>
    <w:rsid w:val="00863138"/>
    <w:rsid w:val="00873B4E"/>
    <w:rsid w:val="00892081"/>
    <w:rsid w:val="008A4D55"/>
    <w:rsid w:val="008B343E"/>
    <w:rsid w:val="008B49DF"/>
    <w:rsid w:val="008B7DF4"/>
    <w:rsid w:val="008C209B"/>
    <w:rsid w:val="008C2694"/>
    <w:rsid w:val="008C74C4"/>
    <w:rsid w:val="00900495"/>
    <w:rsid w:val="009150A8"/>
    <w:rsid w:val="009608D3"/>
    <w:rsid w:val="009743DD"/>
    <w:rsid w:val="009923E4"/>
    <w:rsid w:val="009A0D83"/>
    <w:rsid w:val="009A5EBE"/>
    <w:rsid w:val="009A796B"/>
    <w:rsid w:val="009B0134"/>
    <w:rsid w:val="009F1EA1"/>
    <w:rsid w:val="00A02546"/>
    <w:rsid w:val="00A049E9"/>
    <w:rsid w:val="00A10E3E"/>
    <w:rsid w:val="00A40ABF"/>
    <w:rsid w:val="00A75C53"/>
    <w:rsid w:val="00A83918"/>
    <w:rsid w:val="00A83BF1"/>
    <w:rsid w:val="00A90A2C"/>
    <w:rsid w:val="00A95EED"/>
    <w:rsid w:val="00A97E40"/>
    <w:rsid w:val="00AC6980"/>
    <w:rsid w:val="00AD14B6"/>
    <w:rsid w:val="00AD4237"/>
    <w:rsid w:val="00AE48DB"/>
    <w:rsid w:val="00AF0B4C"/>
    <w:rsid w:val="00B20A4B"/>
    <w:rsid w:val="00B31754"/>
    <w:rsid w:val="00B36781"/>
    <w:rsid w:val="00B63155"/>
    <w:rsid w:val="00B76146"/>
    <w:rsid w:val="00B836A9"/>
    <w:rsid w:val="00BB6031"/>
    <w:rsid w:val="00BD09A8"/>
    <w:rsid w:val="00BD4942"/>
    <w:rsid w:val="00BD54C5"/>
    <w:rsid w:val="00BD6927"/>
    <w:rsid w:val="00BE5285"/>
    <w:rsid w:val="00BF1760"/>
    <w:rsid w:val="00C16A50"/>
    <w:rsid w:val="00C44386"/>
    <w:rsid w:val="00C537D6"/>
    <w:rsid w:val="00C93A45"/>
    <w:rsid w:val="00CA6BD2"/>
    <w:rsid w:val="00CB5233"/>
    <w:rsid w:val="00D01379"/>
    <w:rsid w:val="00D16F33"/>
    <w:rsid w:val="00D41B47"/>
    <w:rsid w:val="00D41F63"/>
    <w:rsid w:val="00D50E4B"/>
    <w:rsid w:val="00D72F0C"/>
    <w:rsid w:val="00D90952"/>
    <w:rsid w:val="00DB363B"/>
    <w:rsid w:val="00E24997"/>
    <w:rsid w:val="00E2772D"/>
    <w:rsid w:val="00E565FD"/>
    <w:rsid w:val="00E74B77"/>
    <w:rsid w:val="00E95B1B"/>
    <w:rsid w:val="00EE36CC"/>
    <w:rsid w:val="00EF622F"/>
    <w:rsid w:val="00F05A07"/>
    <w:rsid w:val="00F05A7E"/>
    <w:rsid w:val="00F14B53"/>
    <w:rsid w:val="00F21D43"/>
    <w:rsid w:val="00F376D7"/>
    <w:rsid w:val="00F51B89"/>
    <w:rsid w:val="00F5516C"/>
    <w:rsid w:val="00F6197D"/>
    <w:rsid w:val="00F77B04"/>
    <w:rsid w:val="00F85292"/>
    <w:rsid w:val="00F8537C"/>
    <w:rsid w:val="00F945B4"/>
    <w:rsid w:val="00FA4866"/>
    <w:rsid w:val="00FF45EF"/>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BEF3"/>
  <w15:chartTrackingRefBased/>
  <w15:docId w15:val="{3F7637CD-1276-A447-BA00-2593012BA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AFE"/>
    <w:pPr>
      <w:jc w:val="both"/>
    </w:pPr>
    <w:rPr>
      <w:rFonts w:asciiTheme="majorBidi" w:hAnsiTheme="majorBidi" w:cstheme="majorBidi"/>
      <w:lang w:val="en-GB"/>
    </w:rPr>
  </w:style>
  <w:style w:type="paragraph" w:styleId="Heading1">
    <w:name w:val="heading 1"/>
    <w:basedOn w:val="Normal"/>
    <w:next w:val="Normal"/>
    <w:link w:val="Heading1Char"/>
    <w:uiPriority w:val="9"/>
    <w:qFormat/>
    <w:rsid w:val="001A0F0B"/>
    <w:pPr>
      <w:keepNext/>
      <w:keepLines/>
      <w:spacing w:before="360" w:after="240" w:line="240" w:lineRule="auto"/>
      <w:outlineLvl w:val="0"/>
    </w:pPr>
    <w:rPr>
      <w:rFonts w:eastAsiaTheme="majorEastAsia"/>
      <w:b/>
      <w:bCs/>
      <w:color w:val="0000CE"/>
      <w:sz w:val="28"/>
      <w:szCs w:val="28"/>
    </w:rPr>
  </w:style>
  <w:style w:type="paragraph" w:styleId="Heading2">
    <w:name w:val="heading 2"/>
    <w:basedOn w:val="Normal"/>
    <w:next w:val="Normal"/>
    <w:link w:val="Heading2Char"/>
    <w:uiPriority w:val="9"/>
    <w:unhideWhenUsed/>
    <w:qFormat/>
    <w:rsid w:val="005D40BD"/>
    <w:pPr>
      <w:keepNext/>
      <w:keepLines/>
      <w:numPr>
        <w:numId w:val="8"/>
      </w:numPr>
      <w:spacing w:before="160" w:after="80"/>
      <w:ind w:left="426" w:hanging="284"/>
      <w:outlineLvl w:val="1"/>
    </w:pPr>
    <w:rPr>
      <w:rFonts w:eastAsiaTheme="majorEastAsia"/>
      <w:color w:val="0000CE"/>
      <w:sz w:val="28"/>
      <w:szCs w:val="28"/>
    </w:rPr>
  </w:style>
  <w:style w:type="paragraph" w:styleId="Heading3">
    <w:name w:val="heading 3"/>
    <w:basedOn w:val="Normal"/>
    <w:next w:val="Normal"/>
    <w:link w:val="Heading3Char"/>
    <w:uiPriority w:val="9"/>
    <w:unhideWhenUsed/>
    <w:qFormat/>
    <w:rsid w:val="006422D0"/>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422D0"/>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422D0"/>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6422D0"/>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422D0"/>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6422D0"/>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422D0"/>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0B"/>
    <w:rPr>
      <w:rFonts w:asciiTheme="majorBidi" w:eastAsiaTheme="majorEastAsia" w:hAnsiTheme="majorBidi" w:cstheme="majorBidi"/>
      <w:b/>
      <w:bCs/>
      <w:color w:val="0000CE"/>
      <w:sz w:val="28"/>
      <w:szCs w:val="28"/>
      <w:lang w:val="en-GB"/>
    </w:rPr>
  </w:style>
  <w:style w:type="character" w:customStyle="1" w:styleId="Heading2Char">
    <w:name w:val="Heading 2 Char"/>
    <w:basedOn w:val="DefaultParagraphFont"/>
    <w:link w:val="Heading2"/>
    <w:uiPriority w:val="9"/>
    <w:rsid w:val="005D40BD"/>
    <w:rPr>
      <w:rFonts w:asciiTheme="majorBidi" w:eastAsiaTheme="majorEastAsia" w:hAnsiTheme="majorBidi" w:cstheme="majorBidi"/>
      <w:color w:val="0000CE"/>
      <w:sz w:val="28"/>
      <w:szCs w:val="28"/>
      <w:lang w:val="en-GB"/>
    </w:rPr>
  </w:style>
  <w:style w:type="character" w:customStyle="1" w:styleId="Heading3Char">
    <w:name w:val="Heading 3 Char"/>
    <w:basedOn w:val="DefaultParagraphFont"/>
    <w:link w:val="Heading3"/>
    <w:uiPriority w:val="9"/>
    <w:rsid w:val="00642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2D0"/>
    <w:rPr>
      <w:rFonts w:eastAsiaTheme="majorEastAsia" w:cstheme="majorBidi"/>
      <w:color w:val="272727" w:themeColor="text1" w:themeTint="D8"/>
    </w:rPr>
  </w:style>
  <w:style w:type="paragraph" w:styleId="Title">
    <w:name w:val="Title"/>
    <w:basedOn w:val="Normal"/>
    <w:next w:val="Normal"/>
    <w:link w:val="TitleChar"/>
    <w:uiPriority w:val="10"/>
    <w:qFormat/>
    <w:rsid w:val="006422D0"/>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642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2D0"/>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642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2D0"/>
    <w:pPr>
      <w:spacing w:before="160"/>
      <w:jc w:val="center"/>
    </w:pPr>
    <w:rPr>
      <w:i/>
      <w:iCs/>
      <w:color w:val="404040" w:themeColor="text1" w:themeTint="BF"/>
    </w:rPr>
  </w:style>
  <w:style w:type="character" w:customStyle="1" w:styleId="QuoteChar">
    <w:name w:val="Quote Char"/>
    <w:basedOn w:val="DefaultParagraphFont"/>
    <w:link w:val="Quote"/>
    <w:uiPriority w:val="29"/>
    <w:rsid w:val="006422D0"/>
    <w:rPr>
      <w:i/>
      <w:iCs/>
      <w:color w:val="404040" w:themeColor="text1" w:themeTint="BF"/>
    </w:rPr>
  </w:style>
  <w:style w:type="paragraph" w:styleId="ListParagraph">
    <w:name w:val="List Paragraph"/>
    <w:basedOn w:val="Normal"/>
    <w:uiPriority w:val="34"/>
    <w:qFormat/>
    <w:rsid w:val="006422D0"/>
    <w:pPr>
      <w:ind w:left="720"/>
      <w:contextualSpacing/>
    </w:pPr>
  </w:style>
  <w:style w:type="character" w:styleId="IntenseEmphasis">
    <w:name w:val="Intense Emphasis"/>
    <w:basedOn w:val="DefaultParagraphFont"/>
    <w:uiPriority w:val="21"/>
    <w:qFormat/>
    <w:rsid w:val="006422D0"/>
    <w:rPr>
      <w:i/>
      <w:iCs/>
      <w:color w:val="0F4761" w:themeColor="accent1" w:themeShade="BF"/>
    </w:rPr>
  </w:style>
  <w:style w:type="paragraph" w:styleId="IntenseQuote">
    <w:name w:val="Intense Quote"/>
    <w:basedOn w:val="Normal"/>
    <w:next w:val="Normal"/>
    <w:link w:val="IntenseQuoteChar"/>
    <w:uiPriority w:val="30"/>
    <w:qFormat/>
    <w:rsid w:val="00642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2D0"/>
    <w:rPr>
      <w:i/>
      <w:iCs/>
      <w:color w:val="0F4761" w:themeColor="accent1" w:themeShade="BF"/>
    </w:rPr>
  </w:style>
  <w:style w:type="character" w:styleId="IntenseReference">
    <w:name w:val="Intense Reference"/>
    <w:basedOn w:val="DefaultParagraphFont"/>
    <w:uiPriority w:val="32"/>
    <w:qFormat/>
    <w:rsid w:val="006422D0"/>
    <w:rPr>
      <w:b/>
      <w:bCs/>
      <w:smallCaps/>
      <w:color w:val="0F4761" w:themeColor="accent1" w:themeShade="BF"/>
      <w:spacing w:val="5"/>
    </w:rPr>
  </w:style>
  <w:style w:type="character" w:styleId="Hyperlink">
    <w:name w:val="Hyperlink"/>
    <w:basedOn w:val="DefaultParagraphFont"/>
    <w:uiPriority w:val="99"/>
    <w:unhideWhenUsed/>
    <w:rsid w:val="006422D0"/>
    <w:rPr>
      <w:color w:val="467886" w:themeColor="hyperlink"/>
      <w:u w:val="single"/>
    </w:rPr>
  </w:style>
  <w:style w:type="character" w:styleId="UnresolvedMention">
    <w:name w:val="Unresolved Mention"/>
    <w:basedOn w:val="DefaultParagraphFont"/>
    <w:uiPriority w:val="99"/>
    <w:semiHidden/>
    <w:unhideWhenUsed/>
    <w:rsid w:val="006422D0"/>
    <w:rPr>
      <w:color w:val="605E5C"/>
      <w:shd w:val="clear" w:color="auto" w:fill="E1DFDD"/>
    </w:rPr>
  </w:style>
  <w:style w:type="paragraph" w:customStyle="1" w:styleId="p1">
    <w:name w:val="p1"/>
    <w:basedOn w:val="Normal"/>
    <w:rsid w:val="00F05A07"/>
    <w:pPr>
      <w:spacing w:before="100" w:beforeAutospacing="1" w:after="100" w:afterAutospacing="1" w:line="240" w:lineRule="auto"/>
      <w:jc w:val="left"/>
    </w:pPr>
    <w:rPr>
      <w:rFonts w:ascii="Times New Roman" w:eastAsia="Times New Roman" w:hAnsi="Times New Roman" w:cs="Times New Roman"/>
      <w:kern w:val="0"/>
      <w:lang w:val="en-FR" w:eastAsia="en-GB"/>
      <w14:ligatures w14:val="none"/>
    </w:rPr>
  </w:style>
  <w:style w:type="character" w:customStyle="1" w:styleId="s1">
    <w:name w:val="s1"/>
    <w:basedOn w:val="DefaultParagraphFont"/>
    <w:rsid w:val="00F05A07"/>
  </w:style>
  <w:style w:type="paragraph" w:customStyle="1" w:styleId="p2">
    <w:name w:val="p2"/>
    <w:basedOn w:val="Normal"/>
    <w:rsid w:val="00F05A07"/>
    <w:pPr>
      <w:spacing w:before="100" w:beforeAutospacing="1" w:after="100" w:afterAutospacing="1" w:line="240" w:lineRule="auto"/>
      <w:jc w:val="left"/>
    </w:pPr>
    <w:rPr>
      <w:rFonts w:ascii="Times New Roman" w:eastAsia="Times New Roman" w:hAnsi="Times New Roman" w:cs="Times New Roman"/>
      <w:kern w:val="0"/>
      <w:lang w:val="en-FR" w:eastAsia="en-GB"/>
      <w14:ligatures w14:val="none"/>
    </w:rPr>
  </w:style>
  <w:style w:type="character" w:customStyle="1" w:styleId="s2">
    <w:name w:val="s2"/>
    <w:basedOn w:val="DefaultParagraphFont"/>
    <w:rsid w:val="00F05A07"/>
  </w:style>
  <w:style w:type="paragraph" w:customStyle="1" w:styleId="p3">
    <w:name w:val="p3"/>
    <w:basedOn w:val="Normal"/>
    <w:rsid w:val="00F05A07"/>
    <w:pPr>
      <w:spacing w:before="100" w:beforeAutospacing="1" w:after="100" w:afterAutospacing="1" w:line="240" w:lineRule="auto"/>
      <w:jc w:val="left"/>
    </w:pPr>
    <w:rPr>
      <w:rFonts w:ascii="Times New Roman" w:eastAsia="Times New Roman" w:hAnsi="Times New Roman" w:cs="Times New Roman"/>
      <w:kern w:val="0"/>
      <w:lang w:val="en-FR" w:eastAsia="en-GB"/>
      <w14:ligatures w14:val="none"/>
    </w:rPr>
  </w:style>
  <w:style w:type="character" w:styleId="PlaceholderText">
    <w:name w:val="Placeholder Text"/>
    <w:basedOn w:val="DefaultParagraphFont"/>
    <w:uiPriority w:val="99"/>
    <w:semiHidden/>
    <w:rsid w:val="00F05A07"/>
    <w:rPr>
      <w:color w:val="666666"/>
    </w:rPr>
  </w:style>
  <w:style w:type="paragraph" w:customStyle="1" w:styleId="p4">
    <w:name w:val="p4"/>
    <w:basedOn w:val="Normal"/>
    <w:rsid w:val="0007320B"/>
    <w:pPr>
      <w:spacing w:before="100" w:beforeAutospacing="1" w:after="100" w:afterAutospacing="1" w:line="240" w:lineRule="auto"/>
      <w:jc w:val="left"/>
    </w:pPr>
    <w:rPr>
      <w:rFonts w:ascii="Times New Roman" w:eastAsia="Times New Roman" w:hAnsi="Times New Roman" w:cs="Times New Roman"/>
      <w:kern w:val="0"/>
      <w:lang w:val="en-FR" w:eastAsia="en-GB"/>
      <w14:ligatures w14:val="none"/>
    </w:rPr>
  </w:style>
  <w:style w:type="character" w:customStyle="1" w:styleId="s3">
    <w:name w:val="s3"/>
    <w:basedOn w:val="DefaultParagraphFont"/>
    <w:rsid w:val="0007320B"/>
  </w:style>
  <w:style w:type="character" w:customStyle="1" w:styleId="apple-converted-space">
    <w:name w:val="apple-converted-space"/>
    <w:basedOn w:val="DefaultParagraphFont"/>
    <w:rsid w:val="0007320B"/>
  </w:style>
  <w:style w:type="paragraph" w:customStyle="1" w:styleId="p5">
    <w:name w:val="p5"/>
    <w:basedOn w:val="Normal"/>
    <w:rsid w:val="0051590B"/>
    <w:pPr>
      <w:spacing w:before="100" w:beforeAutospacing="1" w:after="100" w:afterAutospacing="1" w:line="240" w:lineRule="auto"/>
      <w:jc w:val="left"/>
    </w:pPr>
    <w:rPr>
      <w:rFonts w:ascii="Times New Roman" w:eastAsia="Times New Roman" w:hAnsi="Times New Roman" w:cs="Times New Roman"/>
      <w:kern w:val="0"/>
      <w:lang w:val="en-FR" w:eastAsia="en-GB"/>
      <w14:ligatures w14:val="none"/>
    </w:rPr>
  </w:style>
  <w:style w:type="character" w:customStyle="1" w:styleId="s4">
    <w:name w:val="s4"/>
    <w:basedOn w:val="DefaultParagraphFont"/>
    <w:rsid w:val="0051590B"/>
  </w:style>
  <w:style w:type="character" w:styleId="FollowedHyperlink">
    <w:name w:val="FollowedHyperlink"/>
    <w:basedOn w:val="DefaultParagraphFont"/>
    <w:uiPriority w:val="99"/>
    <w:semiHidden/>
    <w:unhideWhenUsed/>
    <w:rsid w:val="00172F21"/>
    <w:rPr>
      <w:color w:val="96607D" w:themeColor="followedHyperlink"/>
      <w:u w:val="single"/>
    </w:rPr>
  </w:style>
  <w:style w:type="paragraph" w:styleId="EndnoteText">
    <w:name w:val="endnote text"/>
    <w:basedOn w:val="Normal"/>
    <w:link w:val="EndnoteTextChar"/>
    <w:uiPriority w:val="99"/>
    <w:semiHidden/>
    <w:unhideWhenUsed/>
    <w:rsid w:val="00C44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44386"/>
    <w:rPr>
      <w:sz w:val="20"/>
      <w:szCs w:val="20"/>
      <w:lang w:val="en-GB"/>
    </w:rPr>
  </w:style>
  <w:style w:type="character" w:styleId="EndnoteReference">
    <w:name w:val="endnote reference"/>
    <w:basedOn w:val="DefaultParagraphFont"/>
    <w:uiPriority w:val="99"/>
    <w:semiHidden/>
    <w:unhideWhenUsed/>
    <w:rsid w:val="00C44386"/>
    <w:rPr>
      <w:vertAlign w:val="superscript"/>
    </w:rPr>
  </w:style>
  <w:style w:type="paragraph" w:styleId="Revision">
    <w:name w:val="Revision"/>
    <w:hidden/>
    <w:uiPriority w:val="99"/>
    <w:semiHidden/>
    <w:rsid w:val="00C44386"/>
    <w:pPr>
      <w:spacing w:after="0" w:line="240" w:lineRule="auto"/>
    </w:pPr>
    <w:rPr>
      <w:lang w:val="en-GB"/>
    </w:rPr>
  </w:style>
  <w:style w:type="paragraph" w:styleId="Header">
    <w:name w:val="header"/>
    <w:basedOn w:val="Normal"/>
    <w:link w:val="HeaderChar"/>
    <w:uiPriority w:val="99"/>
    <w:unhideWhenUsed/>
    <w:rsid w:val="00664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2E5"/>
    <w:rPr>
      <w:rFonts w:asciiTheme="majorBidi" w:hAnsiTheme="majorBidi" w:cstheme="majorBidi"/>
      <w:lang w:val="en-GB"/>
    </w:rPr>
  </w:style>
  <w:style w:type="paragraph" w:styleId="Footer">
    <w:name w:val="footer"/>
    <w:basedOn w:val="Normal"/>
    <w:link w:val="FooterChar"/>
    <w:uiPriority w:val="99"/>
    <w:unhideWhenUsed/>
    <w:rsid w:val="00664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42E5"/>
    <w:rPr>
      <w:rFonts w:asciiTheme="majorBidi" w:hAnsiTheme="majorBidi" w:cstheme="majorBidi"/>
      <w:lang w:val="en-GB"/>
    </w:rPr>
  </w:style>
  <w:style w:type="character" w:styleId="PageNumber">
    <w:name w:val="page number"/>
    <w:basedOn w:val="DefaultParagraphFont"/>
    <w:uiPriority w:val="99"/>
    <w:semiHidden/>
    <w:unhideWhenUsed/>
    <w:rsid w:val="00873B4E"/>
  </w:style>
  <w:style w:type="character" w:styleId="CommentReference">
    <w:name w:val="annotation reference"/>
    <w:basedOn w:val="DefaultParagraphFont"/>
    <w:uiPriority w:val="99"/>
    <w:semiHidden/>
    <w:unhideWhenUsed/>
    <w:rsid w:val="00687222"/>
    <w:rPr>
      <w:sz w:val="16"/>
      <w:szCs w:val="16"/>
    </w:rPr>
  </w:style>
  <w:style w:type="paragraph" w:styleId="CommentText">
    <w:name w:val="annotation text"/>
    <w:basedOn w:val="Normal"/>
    <w:link w:val="CommentTextChar"/>
    <w:uiPriority w:val="99"/>
    <w:semiHidden/>
    <w:unhideWhenUsed/>
    <w:rsid w:val="00687222"/>
    <w:pPr>
      <w:spacing w:line="240" w:lineRule="auto"/>
    </w:pPr>
    <w:rPr>
      <w:sz w:val="20"/>
      <w:szCs w:val="20"/>
    </w:rPr>
  </w:style>
  <w:style w:type="character" w:customStyle="1" w:styleId="CommentTextChar">
    <w:name w:val="Comment Text Char"/>
    <w:basedOn w:val="DefaultParagraphFont"/>
    <w:link w:val="CommentText"/>
    <w:uiPriority w:val="99"/>
    <w:semiHidden/>
    <w:rsid w:val="00687222"/>
    <w:rPr>
      <w:rFonts w:asciiTheme="majorBidi" w:hAnsiTheme="majorBidi" w:cstheme="majorBidi"/>
      <w:sz w:val="20"/>
      <w:szCs w:val="20"/>
      <w:lang w:val="en-GB"/>
    </w:rPr>
  </w:style>
  <w:style w:type="paragraph" w:styleId="CommentSubject">
    <w:name w:val="annotation subject"/>
    <w:basedOn w:val="CommentText"/>
    <w:next w:val="CommentText"/>
    <w:link w:val="CommentSubjectChar"/>
    <w:uiPriority w:val="99"/>
    <w:semiHidden/>
    <w:unhideWhenUsed/>
    <w:rsid w:val="00687222"/>
    <w:rPr>
      <w:b/>
      <w:bCs/>
    </w:rPr>
  </w:style>
  <w:style w:type="character" w:customStyle="1" w:styleId="CommentSubjectChar">
    <w:name w:val="Comment Subject Char"/>
    <w:basedOn w:val="CommentTextChar"/>
    <w:link w:val="CommentSubject"/>
    <w:uiPriority w:val="99"/>
    <w:semiHidden/>
    <w:rsid w:val="00687222"/>
    <w:rPr>
      <w:rFonts w:asciiTheme="majorBidi" w:hAnsiTheme="majorBidi" w:cstheme="majorBidi"/>
      <w:b/>
      <w:bCs/>
      <w:sz w:val="20"/>
      <w:szCs w:val="20"/>
      <w:lang w:val="en-GB"/>
    </w:rPr>
  </w:style>
  <w:style w:type="paragraph" w:styleId="Caption">
    <w:name w:val="caption"/>
    <w:basedOn w:val="Normal"/>
    <w:next w:val="Normal"/>
    <w:uiPriority w:val="35"/>
    <w:unhideWhenUsed/>
    <w:qFormat/>
    <w:rsid w:val="005F5C4F"/>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376D7"/>
    <w:pPr>
      <w:spacing w:before="480" w:after="0" w:line="276" w:lineRule="auto"/>
      <w:jc w:val="left"/>
      <w:outlineLvl w:val="9"/>
    </w:pPr>
    <w:rPr>
      <w:rFonts w:asciiTheme="majorHAnsi" w:hAnsiTheme="majorHAnsi"/>
      <w:color w:val="0F4761" w:themeColor="accent1" w:themeShade="BF"/>
      <w:kern w:val="0"/>
      <w:lang w:val="en-US"/>
      <w14:ligatures w14:val="none"/>
    </w:rPr>
  </w:style>
  <w:style w:type="paragraph" w:styleId="TOC1">
    <w:name w:val="toc 1"/>
    <w:basedOn w:val="Normal"/>
    <w:next w:val="Normal"/>
    <w:autoRedefine/>
    <w:uiPriority w:val="39"/>
    <w:unhideWhenUsed/>
    <w:rsid w:val="00F376D7"/>
    <w:pPr>
      <w:spacing w:before="120" w:after="0"/>
      <w:jc w:val="left"/>
    </w:pPr>
    <w:rPr>
      <w:rFonts w:asciiTheme="minorHAnsi" w:hAnsiTheme="minorHAnsi" w:cs="Times New Roman"/>
      <w:b/>
      <w:bCs/>
      <w:i/>
      <w:iCs/>
      <w:szCs w:val="28"/>
    </w:rPr>
  </w:style>
  <w:style w:type="paragraph" w:styleId="TOC2">
    <w:name w:val="toc 2"/>
    <w:basedOn w:val="Normal"/>
    <w:next w:val="Normal"/>
    <w:autoRedefine/>
    <w:uiPriority w:val="39"/>
    <w:unhideWhenUsed/>
    <w:rsid w:val="00F376D7"/>
    <w:pPr>
      <w:spacing w:before="120" w:after="0"/>
      <w:ind w:left="240"/>
      <w:jc w:val="left"/>
    </w:pPr>
    <w:rPr>
      <w:rFonts w:asciiTheme="minorHAnsi" w:hAnsiTheme="minorHAnsi" w:cs="Times New Roman"/>
      <w:b/>
      <w:bCs/>
      <w:sz w:val="22"/>
      <w:szCs w:val="26"/>
    </w:rPr>
  </w:style>
  <w:style w:type="paragraph" w:styleId="TOC3">
    <w:name w:val="toc 3"/>
    <w:basedOn w:val="Normal"/>
    <w:next w:val="Normal"/>
    <w:autoRedefine/>
    <w:uiPriority w:val="39"/>
    <w:semiHidden/>
    <w:unhideWhenUsed/>
    <w:rsid w:val="00F376D7"/>
    <w:pPr>
      <w:spacing w:after="0"/>
      <w:ind w:left="480"/>
      <w:jc w:val="left"/>
    </w:pPr>
    <w:rPr>
      <w:rFonts w:asciiTheme="minorHAnsi" w:hAnsiTheme="minorHAnsi" w:cs="Times New Roman"/>
      <w:sz w:val="20"/>
    </w:rPr>
  </w:style>
  <w:style w:type="paragraph" w:styleId="TOC4">
    <w:name w:val="toc 4"/>
    <w:basedOn w:val="Normal"/>
    <w:next w:val="Normal"/>
    <w:autoRedefine/>
    <w:uiPriority w:val="39"/>
    <w:semiHidden/>
    <w:unhideWhenUsed/>
    <w:rsid w:val="00F376D7"/>
    <w:pPr>
      <w:spacing w:after="0"/>
      <w:ind w:left="720"/>
      <w:jc w:val="left"/>
    </w:pPr>
    <w:rPr>
      <w:rFonts w:asciiTheme="minorHAnsi" w:hAnsiTheme="minorHAnsi" w:cs="Times New Roman"/>
      <w:sz w:val="20"/>
    </w:rPr>
  </w:style>
  <w:style w:type="paragraph" w:styleId="TOC5">
    <w:name w:val="toc 5"/>
    <w:basedOn w:val="Normal"/>
    <w:next w:val="Normal"/>
    <w:autoRedefine/>
    <w:uiPriority w:val="39"/>
    <w:semiHidden/>
    <w:unhideWhenUsed/>
    <w:rsid w:val="00F376D7"/>
    <w:pPr>
      <w:spacing w:after="0"/>
      <w:ind w:left="960"/>
      <w:jc w:val="left"/>
    </w:pPr>
    <w:rPr>
      <w:rFonts w:asciiTheme="minorHAnsi" w:hAnsiTheme="minorHAnsi" w:cs="Times New Roman"/>
      <w:sz w:val="20"/>
    </w:rPr>
  </w:style>
  <w:style w:type="paragraph" w:styleId="TOC6">
    <w:name w:val="toc 6"/>
    <w:basedOn w:val="Normal"/>
    <w:next w:val="Normal"/>
    <w:autoRedefine/>
    <w:uiPriority w:val="39"/>
    <w:semiHidden/>
    <w:unhideWhenUsed/>
    <w:rsid w:val="00F376D7"/>
    <w:pPr>
      <w:spacing w:after="0"/>
      <w:ind w:left="1200"/>
      <w:jc w:val="left"/>
    </w:pPr>
    <w:rPr>
      <w:rFonts w:asciiTheme="minorHAnsi" w:hAnsiTheme="minorHAnsi" w:cs="Times New Roman"/>
      <w:sz w:val="20"/>
    </w:rPr>
  </w:style>
  <w:style w:type="paragraph" w:styleId="TOC7">
    <w:name w:val="toc 7"/>
    <w:basedOn w:val="Normal"/>
    <w:next w:val="Normal"/>
    <w:autoRedefine/>
    <w:uiPriority w:val="39"/>
    <w:semiHidden/>
    <w:unhideWhenUsed/>
    <w:rsid w:val="00F376D7"/>
    <w:pPr>
      <w:spacing w:after="0"/>
      <w:ind w:left="1440"/>
      <w:jc w:val="left"/>
    </w:pPr>
    <w:rPr>
      <w:rFonts w:asciiTheme="minorHAnsi" w:hAnsiTheme="minorHAnsi" w:cs="Times New Roman"/>
      <w:sz w:val="20"/>
    </w:rPr>
  </w:style>
  <w:style w:type="paragraph" w:styleId="TOC8">
    <w:name w:val="toc 8"/>
    <w:basedOn w:val="Normal"/>
    <w:next w:val="Normal"/>
    <w:autoRedefine/>
    <w:uiPriority w:val="39"/>
    <w:semiHidden/>
    <w:unhideWhenUsed/>
    <w:rsid w:val="00F376D7"/>
    <w:pPr>
      <w:spacing w:after="0"/>
      <w:ind w:left="1680"/>
      <w:jc w:val="left"/>
    </w:pPr>
    <w:rPr>
      <w:rFonts w:asciiTheme="minorHAnsi" w:hAnsiTheme="minorHAnsi" w:cs="Times New Roman"/>
      <w:sz w:val="20"/>
    </w:rPr>
  </w:style>
  <w:style w:type="paragraph" w:styleId="TOC9">
    <w:name w:val="toc 9"/>
    <w:basedOn w:val="Normal"/>
    <w:next w:val="Normal"/>
    <w:autoRedefine/>
    <w:uiPriority w:val="39"/>
    <w:semiHidden/>
    <w:unhideWhenUsed/>
    <w:rsid w:val="00F376D7"/>
    <w:pPr>
      <w:spacing w:after="0"/>
      <w:ind w:left="1920"/>
      <w:jc w:val="left"/>
    </w:pPr>
    <w:rPr>
      <w:rFonts w:asciiTheme="minorHAnsi" w:hAnsiTheme="minorHAnsi" w:cs="Times New Roman"/>
      <w:sz w:val="20"/>
    </w:rPr>
  </w:style>
  <w:style w:type="paragraph" w:styleId="BodyText">
    <w:name w:val="Body Text"/>
    <w:basedOn w:val="Normal"/>
    <w:link w:val="BodyTextChar"/>
    <w:uiPriority w:val="99"/>
    <w:unhideWhenUsed/>
    <w:rsid w:val="003F70A9"/>
    <w:pPr>
      <w:spacing w:after="120"/>
    </w:pPr>
  </w:style>
  <w:style w:type="character" w:customStyle="1" w:styleId="BodyTextChar">
    <w:name w:val="Body Text Char"/>
    <w:basedOn w:val="DefaultParagraphFont"/>
    <w:link w:val="BodyText"/>
    <w:uiPriority w:val="99"/>
    <w:rsid w:val="003F70A9"/>
    <w:rPr>
      <w:rFonts w:asciiTheme="majorBidi" w:hAnsiTheme="majorBidi" w:cstheme="maj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579">
      <w:bodyDiv w:val="1"/>
      <w:marLeft w:val="0"/>
      <w:marRight w:val="0"/>
      <w:marTop w:val="0"/>
      <w:marBottom w:val="0"/>
      <w:divBdr>
        <w:top w:val="none" w:sz="0" w:space="0" w:color="auto"/>
        <w:left w:val="none" w:sz="0" w:space="0" w:color="auto"/>
        <w:bottom w:val="none" w:sz="0" w:space="0" w:color="auto"/>
        <w:right w:val="none" w:sz="0" w:space="0" w:color="auto"/>
      </w:divBdr>
    </w:div>
    <w:div w:id="60491750">
      <w:bodyDiv w:val="1"/>
      <w:marLeft w:val="0"/>
      <w:marRight w:val="0"/>
      <w:marTop w:val="0"/>
      <w:marBottom w:val="0"/>
      <w:divBdr>
        <w:top w:val="none" w:sz="0" w:space="0" w:color="auto"/>
        <w:left w:val="none" w:sz="0" w:space="0" w:color="auto"/>
        <w:bottom w:val="none" w:sz="0" w:space="0" w:color="auto"/>
        <w:right w:val="none" w:sz="0" w:space="0" w:color="auto"/>
      </w:divBdr>
    </w:div>
    <w:div w:id="62684821">
      <w:bodyDiv w:val="1"/>
      <w:marLeft w:val="0"/>
      <w:marRight w:val="0"/>
      <w:marTop w:val="0"/>
      <w:marBottom w:val="0"/>
      <w:divBdr>
        <w:top w:val="none" w:sz="0" w:space="0" w:color="auto"/>
        <w:left w:val="none" w:sz="0" w:space="0" w:color="auto"/>
        <w:bottom w:val="none" w:sz="0" w:space="0" w:color="auto"/>
        <w:right w:val="none" w:sz="0" w:space="0" w:color="auto"/>
      </w:divBdr>
    </w:div>
    <w:div w:id="75324200">
      <w:bodyDiv w:val="1"/>
      <w:marLeft w:val="0"/>
      <w:marRight w:val="0"/>
      <w:marTop w:val="0"/>
      <w:marBottom w:val="0"/>
      <w:divBdr>
        <w:top w:val="none" w:sz="0" w:space="0" w:color="auto"/>
        <w:left w:val="none" w:sz="0" w:space="0" w:color="auto"/>
        <w:bottom w:val="none" w:sz="0" w:space="0" w:color="auto"/>
        <w:right w:val="none" w:sz="0" w:space="0" w:color="auto"/>
      </w:divBdr>
    </w:div>
    <w:div w:id="99186295">
      <w:bodyDiv w:val="1"/>
      <w:marLeft w:val="0"/>
      <w:marRight w:val="0"/>
      <w:marTop w:val="0"/>
      <w:marBottom w:val="0"/>
      <w:divBdr>
        <w:top w:val="none" w:sz="0" w:space="0" w:color="auto"/>
        <w:left w:val="none" w:sz="0" w:space="0" w:color="auto"/>
        <w:bottom w:val="none" w:sz="0" w:space="0" w:color="auto"/>
        <w:right w:val="none" w:sz="0" w:space="0" w:color="auto"/>
      </w:divBdr>
    </w:div>
    <w:div w:id="100729749">
      <w:bodyDiv w:val="1"/>
      <w:marLeft w:val="0"/>
      <w:marRight w:val="0"/>
      <w:marTop w:val="0"/>
      <w:marBottom w:val="0"/>
      <w:divBdr>
        <w:top w:val="none" w:sz="0" w:space="0" w:color="auto"/>
        <w:left w:val="none" w:sz="0" w:space="0" w:color="auto"/>
        <w:bottom w:val="none" w:sz="0" w:space="0" w:color="auto"/>
        <w:right w:val="none" w:sz="0" w:space="0" w:color="auto"/>
      </w:divBdr>
    </w:div>
    <w:div w:id="103354172">
      <w:bodyDiv w:val="1"/>
      <w:marLeft w:val="0"/>
      <w:marRight w:val="0"/>
      <w:marTop w:val="0"/>
      <w:marBottom w:val="0"/>
      <w:divBdr>
        <w:top w:val="none" w:sz="0" w:space="0" w:color="auto"/>
        <w:left w:val="none" w:sz="0" w:space="0" w:color="auto"/>
        <w:bottom w:val="none" w:sz="0" w:space="0" w:color="auto"/>
        <w:right w:val="none" w:sz="0" w:space="0" w:color="auto"/>
      </w:divBdr>
    </w:div>
    <w:div w:id="130483215">
      <w:bodyDiv w:val="1"/>
      <w:marLeft w:val="0"/>
      <w:marRight w:val="0"/>
      <w:marTop w:val="0"/>
      <w:marBottom w:val="0"/>
      <w:divBdr>
        <w:top w:val="none" w:sz="0" w:space="0" w:color="auto"/>
        <w:left w:val="none" w:sz="0" w:space="0" w:color="auto"/>
        <w:bottom w:val="none" w:sz="0" w:space="0" w:color="auto"/>
        <w:right w:val="none" w:sz="0" w:space="0" w:color="auto"/>
      </w:divBdr>
    </w:div>
    <w:div w:id="150954124">
      <w:bodyDiv w:val="1"/>
      <w:marLeft w:val="0"/>
      <w:marRight w:val="0"/>
      <w:marTop w:val="0"/>
      <w:marBottom w:val="0"/>
      <w:divBdr>
        <w:top w:val="none" w:sz="0" w:space="0" w:color="auto"/>
        <w:left w:val="none" w:sz="0" w:space="0" w:color="auto"/>
        <w:bottom w:val="none" w:sz="0" w:space="0" w:color="auto"/>
        <w:right w:val="none" w:sz="0" w:space="0" w:color="auto"/>
      </w:divBdr>
    </w:div>
    <w:div w:id="159122882">
      <w:bodyDiv w:val="1"/>
      <w:marLeft w:val="0"/>
      <w:marRight w:val="0"/>
      <w:marTop w:val="0"/>
      <w:marBottom w:val="0"/>
      <w:divBdr>
        <w:top w:val="none" w:sz="0" w:space="0" w:color="auto"/>
        <w:left w:val="none" w:sz="0" w:space="0" w:color="auto"/>
        <w:bottom w:val="none" w:sz="0" w:space="0" w:color="auto"/>
        <w:right w:val="none" w:sz="0" w:space="0" w:color="auto"/>
      </w:divBdr>
    </w:div>
    <w:div w:id="173307825">
      <w:bodyDiv w:val="1"/>
      <w:marLeft w:val="0"/>
      <w:marRight w:val="0"/>
      <w:marTop w:val="0"/>
      <w:marBottom w:val="0"/>
      <w:divBdr>
        <w:top w:val="none" w:sz="0" w:space="0" w:color="auto"/>
        <w:left w:val="none" w:sz="0" w:space="0" w:color="auto"/>
        <w:bottom w:val="none" w:sz="0" w:space="0" w:color="auto"/>
        <w:right w:val="none" w:sz="0" w:space="0" w:color="auto"/>
      </w:divBdr>
    </w:div>
    <w:div w:id="177695712">
      <w:bodyDiv w:val="1"/>
      <w:marLeft w:val="0"/>
      <w:marRight w:val="0"/>
      <w:marTop w:val="0"/>
      <w:marBottom w:val="0"/>
      <w:divBdr>
        <w:top w:val="none" w:sz="0" w:space="0" w:color="auto"/>
        <w:left w:val="none" w:sz="0" w:space="0" w:color="auto"/>
        <w:bottom w:val="none" w:sz="0" w:space="0" w:color="auto"/>
        <w:right w:val="none" w:sz="0" w:space="0" w:color="auto"/>
      </w:divBdr>
    </w:div>
    <w:div w:id="183515323">
      <w:bodyDiv w:val="1"/>
      <w:marLeft w:val="0"/>
      <w:marRight w:val="0"/>
      <w:marTop w:val="0"/>
      <w:marBottom w:val="0"/>
      <w:divBdr>
        <w:top w:val="none" w:sz="0" w:space="0" w:color="auto"/>
        <w:left w:val="none" w:sz="0" w:space="0" w:color="auto"/>
        <w:bottom w:val="none" w:sz="0" w:space="0" w:color="auto"/>
        <w:right w:val="none" w:sz="0" w:space="0" w:color="auto"/>
      </w:divBdr>
    </w:div>
    <w:div w:id="195627727">
      <w:bodyDiv w:val="1"/>
      <w:marLeft w:val="0"/>
      <w:marRight w:val="0"/>
      <w:marTop w:val="0"/>
      <w:marBottom w:val="0"/>
      <w:divBdr>
        <w:top w:val="none" w:sz="0" w:space="0" w:color="auto"/>
        <w:left w:val="none" w:sz="0" w:space="0" w:color="auto"/>
        <w:bottom w:val="none" w:sz="0" w:space="0" w:color="auto"/>
        <w:right w:val="none" w:sz="0" w:space="0" w:color="auto"/>
      </w:divBdr>
    </w:div>
    <w:div w:id="197470579">
      <w:bodyDiv w:val="1"/>
      <w:marLeft w:val="0"/>
      <w:marRight w:val="0"/>
      <w:marTop w:val="0"/>
      <w:marBottom w:val="0"/>
      <w:divBdr>
        <w:top w:val="none" w:sz="0" w:space="0" w:color="auto"/>
        <w:left w:val="none" w:sz="0" w:space="0" w:color="auto"/>
        <w:bottom w:val="none" w:sz="0" w:space="0" w:color="auto"/>
        <w:right w:val="none" w:sz="0" w:space="0" w:color="auto"/>
      </w:divBdr>
    </w:div>
    <w:div w:id="198127518">
      <w:bodyDiv w:val="1"/>
      <w:marLeft w:val="0"/>
      <w:marRight w:val="0"/>
      <w:marTop w:val="0"/>
      <w:marBottom w:val="0"/>
      <w:divBdr>
        <w:top w:val="none" w:sz="0" w:space="0" w:color="auto"/>
        <w:left w:val="none" w:sz="0" w:space="0" w:color="auto"/>
        <w:bottom w:val="none" w:sz="0" w:space="0" w:color="auto"/>
        <w:right w:val="none" w:sz="0" w:space="0" w:color="auto"/>
      </w:divBdr>
    </w:div>
    <w:div w:id="250090320">
      <w:bodyDiv w:val="1"/>
      <w:marLeft w:val="0"/>
      <w:marRight w:val="0"/>
      <w:marTop w:val="0"/>
      <w:marBottom w:val="0"/>
      <w:divBdr>
        <w:top w:val="none" w:sz="0" w:space="0" w:color="auto"/>
        <w:left w:val="none" w:sz="0" w:space="0" w:color="auto"/>
        <w:bottom w:val="none" w:sz="0" w:space="0" w:color="auto"/>
        <w:right w:val="none" w:sz="0" w:space="0" w:color="auto"/>
      </w:divBdr>
    </w:div>
    <w:div w:id="265895001">
      <w:bodyDiv w:val="1"/>
      <w:marLeft w:val="0"/>
      <w:marRight w:val="0"/>
      <w:marTop w:val="0"/>
      <w:marBottom w:val="0"/>
      <w:divBdr>
        <w:top w:val="none" w:sz="0" w:space="0" w:color="auto"/>
        <w:left w:val="none" w:sz="0" w:space="0" w:color="auto"/>
        <w:bottom w:val="none" w:sz="0" w:space="0" w:color="auto"/>
        <w:right w:val="none" w:sz="0" w:space="0" w:color="auto"/>
      </w:divBdr>
    </w:div>
    <w:div w:id="294718882">
      <w:bodyDiv w:val="1"/>
      <w:marLeft w:val="0"/>
      <w:marRight w:val="0"/>
      <w:marTop w:val="0"/>
      <w:marBottom w:val="0"/>
      <w:divBdr>
        <w:top w:val="none" w:sz="0" w:space="0" w:color="auto"/>
        <w:left w:val="none" w:sz="0" w:space="0" w:color="auto"/>
        <w:bottom w:val="none" w:sz="0" w:space="0" w:color="auto"/>
        <w:right w:val="none" w:sz="0" w:space="0" w:color="auto"/>
      </w:divBdr>
    </w:div>
    <w:div w:id="296839457">
      <w:bodyDiv w:val="1"/>
      <w:marLeft w:val="0"/>
      <w:marRight w:val="0"/>
      <w:marTop w:val="0"/>
      <w:marBottom w:val="0"/>
      <w:divBdr>
        <w:top w:val="none" w:sz="0" w:space="0" w:color="auto"/>
        <w:left w:val="none" w:sz="0" w:space="0" w:color="auto"/>
        <w:bottom w:val="none" w:sz="0" w:space="0" w:color="auto"/>
        <w:right w:val="none" w:sz="0" w:space="0" w:color="auto"/>
      </w:divBdr>
    </w:div>
    <w:div w:id="324168265">
      <w:bodyDiv w:val="1"/>
      <w:marLeft w:val="0"/>
      <w:marRight w:val="0"/>
      <w:marTop w:val="0"/>
      <w:marBottom w:val="0"/>
      <w:divBdr>
        <w:top w:val="none" w:sz="0" w:space="0" w:color="auto"/>
        <w:left w:val="none" w:sz="0" w:space="0" w:color="auto"/>
        <w:bottom w:val="none" w:sz="0" w:space="0" w:color="auto"/>
        <w:right w:val="none" w:sz="0" w:space="0" w:color="auto"/>
      </w:divBdr>
    </w:div>
    <w:div w:id="337270658">
      <w:bodyDiv w:val="1"/>
      <w:marLeft w:val="0"/>
      <w:marRight w:val="0"/>
      <w:marTop w:val="0"/>
      <w:marBottom w:val="0"/>
      <w:divBdr>
        <w:top w:val="none" w:sz="0" w:space="0" w:color="auto"/>
        <w:left w:val="none" w:sz="0" w:space="0" w:color="auto"/>
        <w:bottom w:val="none" w:sz="0" w:space="0" w:color="auto"/>
        <w:right w:val="none" w:sz="0" w:space="0" w:color="auto"/>
      </w:divBdr>
    </w:div>
    <w:div w:id="384570758">
      <w:bodyDiv w:val="1"/>
      <w:marLeft w:val="0"/>
      <w:marRight w:val="0"/>
      <w:marTop w:val="0"/>
      <w:marBottom w:val="0"/>
      <w:divBdr>
        <w:top w:val="none" w:sz="0" w:space="0" w:color="auto"/>
        <w:left w:val="none" w:sz="0" w:space="0" w:color="auto"/>
        <w:bottom w:val="none" w:sz="0" w:space="0" w:color="auto"/>
        <w:right w:val="none" w:sz="0" w:space="0" w:color="auto"/>
      </w:divBdr>
    </w:div>
    <w:div w:id="394016784">
      <w:bodyDiv w:val="1"/>
      <w:marLeft w:val="0"/>
      <w:marRight w:val="0"/>
      <w:marTop w:val="0"/>
      <w:marBottom w:val="0"/>
      <w:divBdr>
        <w:top w:val="none" w:sz="0" w:space="0" w:color="auto"/>
        <w:left w:val="none" w:sz="0" w:space="0" w:color="auto"/>
        <w:bottom w:val="none" w:sz="0" w:space="0" w:color="auto"/>
        <w:right w:val="none" w:sz="0" w:space="0" w:color="auto"/>
      </w:divBdr>
    </w:div>
    <w:div w:id="400757495">
      <w:bodyDiv w:val="1"/>
      <w:marLeft w:val="0"/>
      <w:marRight w:val="0"/>
      <w:marTop w:val="0"/>
      <w:marBottom w:val="0"/>
      <w:divBdr>
        <w:top w:val="none" w:sz="0" w:space="0" w:color="auto"/>
        <w:left w:val="none" w:sz="0" w:space="0" w:color="auto"/>
        <w:bottom w:val="none" w:sz="0" w:space="0" w:color="auto"/>
        <w:right w:val="none" w:sz="0" w:space="0" w:color="auto"/>
      </w:divBdr>
    </w:div>
    <w:div w:id="402796079">
      <w:bodyDiv w:val="1"/>
      <w:marLeft w:val="0"/>
      <w:marRight w:val="0"/>
      <w:marTop w:val="0"/>
      <w:marBottom w:val="0"/>
      <w:divBdr>
        <w:top w:val="none" w:sz="0" w:space="0" w:color="auto"/>
        <w:left w:val="none" w:sz="0" w:space="0" w:color="auto"/>
        <w:bottom w:val="none" w:sz="0" w:space="0" w:color="auto"/>
        <w:right w:val="none" w:sz="0" w:space="0" w:color="auto"/>
      </w:divBdr>
    </w:div>
    <w:div w:id="425611103">
      <w:bodyDiv w:val="1"/>
      <w:marLeft w:val="0"/>
      <w:marRight w:val="0"/>
      <w:marTop w:val="0"/>
      <w:marBottom w:val="0"/>
      <w:divBdr>
        <w:top w:val="none" w:sz="0" w:space="0" w:color="auto"/>
        <w:left w:val="none" w:sz="0" w:space="0" w:color="auto"/>
        <w:bottom w:val="none" w:sz="0" w:space="0" w:color="auto"/>
        <w:right w:val="none" w:sz="0" w:space="0" w:color="auto"/>
      </w:divBdr>
    </w:div>
    <w:div w:id="442266103">
      <w:bodyDiv w:val="1"/>
      <w:marLeft w:val="0"/>
      <w:marRight w:val="0"/>
      <w:marTop w:val="0"/>
      <w:marBottom w:val="0"/>
      <w:divBdr>
        <w:top w:val="none" w:sz="0" w:space="0" w:color="auto"/>
        <w:left w:val="none" w:sz="0" w:space="0" w:color="auto"/>
        <w:bottom w:val="none" w:sz="0" w:space="0" w:color="auto"/>
        <w:right w:val="none" w:sz="0" w:space="0" w:color="auto"/>
      </w:divBdr>
    </w:div>
    <w:div w:id="450518981">
      <w:bodyDiv w:val="1"/>
      <w:marLeft w:val="0"/>
      <w:marRight w:val="0"/>
      <w:marTop w:val="0"/>
      <w:marBottom w:val="0"/>
      <w:divBdr>
        <w:top w:val="none" w:sz="0" w:space="0" w:color="auto"/>
        <w:left w:val="none" w:sz="0" w:space="0" w:color="auto"/>
        <w:bottom w:val="none" w:sz="0" w:space="0" w:color="auto"/>
        <w:right w:val="none" w:sz="0" w:space="0" w:color="auto"/>
      </w:divBdr>
    </w:div>
    <w:div w:id="450561959">
      <w:bodyDiv w:val="1"/>
      <w:marLeft w:val="0"/>
      <w:marRight w:val="0"/>
      <w:marTop w:val="0"/>
      <w:marBottom w:val="0"/>
      <w:divBdr>
        <w:top w:val="none" w:sz="0" w:space="0" w:color="auto"/>
        <w:left w:val="none" w:sz="0" w:space="0" w:color="auto"/>
        <w:bottom w:val="none" w:sz="0" w:space="0" w:color="auto"/>
        <w:right w:val="none" w:sz="0" w:space="0" w:color="auto"/>
      </w:divBdr>
      <w:divsChild>
        <w:div w:id="11865972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50562736">
      <w:bodyDiv w:val="1"/>
      <w:marLeft w:val="0"/>
      <w:marRight w:val="0"/>
      <w:marTop w:val="0"/>
      <w:marBottom w:val="0"/>
      <w:divBdr>
        <w:top w:val="none" w:sz="0" w:space="0" w:color="auto"/>
        <w:left w:val="none" w:sz="0" w:space="0" w:color="auto"/>
        <w:bottom w:val="none" w:sz="0" w:space="0" w:color="auto"/>
        <w:right w:val="none" w:sz="0" w:space="0" w:color="auto"/>
      </w:divBdr>
      <w:divsChild>
        <w:div w:id="3385102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54761447">
      <w:bodyDiv w:val="1"/>
      <w:marLeft w:val="0"/>
      <w:marRight w:val="0"/>
      <w:marTop w:val="0"/>
      <w:marBottom w:val="0"/>
      <w:divBdr>
        <w:top w:val="none" w:sz="0" w:space="0" w:color="auto"/>
        <w:left w:val="none" w:sz="0" w:space="0" w:color="auto"/>
        <w:bottom w:val="none" w:sz="0" w:space="0" w:color="auto"/>
        <w:right w:val="none" w:sz="0" w:space="0" w:color="auto"/>
      </w:divBdr>
    </w:div>
    <w:div w:id="484205005">
      <w:bodyDiv w:val="1"/>
      <w:marLeft w:val="0"/>
      <w:marRight w:val="0"/>
      <w:marTop w:val="0"/>
      <w:marBottom w:val="0"/>
      <w:divBdr>
        <w:top w:val="none" w:sz="0" w:space="0" w:color="auto"/>
        <w:left w:val="none" w:sz="0" w:space="0" w:color="auto"/>
        <w:bottom w:val="none" w:sz="0" w:space="0" w:color="auto"/>
        <w:right w:val="none" w:sz="0" w:space="0" w:color="auto"/>
      </w:divBdr>
    </w:div>
    <w:div w:id="501239351">
      <w:bodyDiv w:val="1"/>
      <w:marLeft w:val="0"/>
      <w:marRight w:val="0"/>
      <w:marTop w:val="0"/>
      <w:marBottom w:val="0"/>
      <w:divBdr>
        <w:top w:val="none" w:sz="0" w:space="0" w:color="auto"/>
        <w:left w:val="none" w:sz="0" w:space="0" w:color="auto"/>
        <w:bottom w:val="none" w:sz="0" w:space="0" w:color="auto"/>
        <w:right w:val="none" w:sz="0" w:space="0" w:color="auto"/>
      </w:divBdr>
    </w:div>
    <w:div w:id="507257103">
      <w:bodyDiv w:val="1"/>
      <w:marLeft w:val="0"/>
      <w:marRight w:val="0"/>
      <w:marTop w:val="0"/>
      <w:marBottom w:val="0"/>
      <w:divBdr>
        <w:top w:val="none" w:sz="0" w:space="0" w:color="auto"/>
        <w:left w:val="none" w:sz="0" w:space="0" w:color="auto"/>
        <w:bottom w:val="none" w:sz="0" w:space="0" w:color="auto"/>
        <w:right w:val="none" w:sz="0" w:space="0" w:color="auto"/>
      </w:divBdr>
    </w:div>
    <w:div w:id="559558729">
      <w:bodyDiv w:val="1"/>
      <w:marLeft w:val="0"/>
      <w:marRight w:val="0"/>
      <w:marTop w:val="0"/>
      <w:marBottom w:val="0"/>
      <w:divBdr>
        <w:top w:val="none" w:sz="0" w:space="0" w:color="auto"/>
        <w:left w:val="none" w:sz="0" w:space="0" w:color="auto"/>
        <w:bottom w:val="none" w:sz="0" w:space="0" w:color="auto"/>
        <w:right w:val="none" w:sz="0" w:space="0" w:color="auto"/>
      </w:divBdr>
    </w:div>
    <w:div w:id="573702658">
      <w:bodyDiv w:val="1"/>
      <w:marLeft w:val="0"/>
      <w:marRight w:val="0"/>
      <w:marTop w:val="0"/>
      <w:marBottom w:val="0"/>
      <w:divBdr>
        <w:top w:val="none" w:sz="0" w:space="0" w:color="auto"/>
        <w:left w:val="none" w:sz="0" w:space="0" w:color="auto"/>
        <w:bottom w:val="none" w:sz="0" w:space="0" w:color="auto"/>
        <w:right w:val="none" w:sz="0" w:space="0" w:color="auto"/>
      </w:divBdr>
    </w:div>
    <w:div w:id="594552266">
      <w:bodyDiv w:val="1"/>
      <w:marLeft w:val="0"/>
      <w:marRight w:val="0"/>
      <w:marTop w:val="0"/>
      <w:marBottom w:val="0"/>
      <w:divBdr>
        <w:top w:val="none" w:sz="0" w:space="0" w:color="auto"/>
        <w:left w:val="none" w:sz="0" w:space="0" w:color="auto"/>
        <w:bottom w:val="none" w:sz="0" w:space="0" w:color="auto"/>
        <w:right w:val="none" w:sz="0" w:space="0" w:color="auto"/>
      </w:divBdr>
    </w:div>
    <w:div w:id="601452874">
      <w:bodyDiv w:val="1"/>
      <w:marLeft w:val="0"/>
      <w:marRight w:val="0"/>
      <w:marTop w:val="0"/>
      <w:marBottom w:val="0"/>
      <w:divBdr>
        <w:top w:val="none" w:sz="0" w:space="0" w:color="auto"/>
        <w:left w:val="none" w:sz="0" w:space="0" w:color="auto"/>
        <w:bottom w:val="none" w:sz="0" w:space="0" w:color="auto"/>
        <w:right w:val="none" w:sz="0" w:space="0" w:color="auto"/>
      </w:divBdr>
    </w:div>
    <w:div w:id="624653558">
      <w:bodyDiv w:val="1"/>
      <w:marLeft w:val="0"/>
      <w:marRight w:val="0"/>
      <w:marTop w:val="0"/>
      <w:marBottom w:val="0"/>
      <w:divBdr>
        <w:top w:val="none" w:sz="0" w:space="0" w:color="auto"/>
        <w:left w:val="none" w:sz="0" w:space="0" w:color="auto"/>
        <w:bottom w:val="none" w:sz="0" w:space="0" w:color="auto"/>
        <w:right w:val="none" w:sz="0" w:space="0" w:color="auto"/>
      </w:divBdr>
    </w:div>
    <w:div w:id="666327247">
      <w:bodyDiv w:val="1"/>
      <w:marLeft w:val="0"/>
      <w:marRight w:val="0"/>
      <w:marTop w:val="0"/>
      <w:marBottom w:val="0"/>
      <w:divBdr>
        <w:top w:val="none" w:sz="0" w:space="0" w:color="auto"/>
        <w:left w:val="none" w:sz="0" w:space="0" w:color="auto"/>
        <w:bottom w:val="none" w:sz="0" w:space="0" w:color="auto"/>
        <w:right w:val="none" w:sz="0" w:space="0" w:color="auto"/>
      </w:divBdr>
    </w:div>
    <w:div w:id="673338378">
      <w:bodyDiv w:val="1"/>
      <w:marLeft w:val="0"/>
      <w:marRight w:val="0"/>
      <w:marTop w:val="0"/>
      <w:marBottom w:val="0"/>
      <w:divBdr>
        <w:top w:val="none" w:sz="0" w:space="0" w:color="auto"/>
        <w:left w:val="none" w:sz="0" w:space="0" w:color="auto"/>
        <w:bottom w:val="none" w:sz="0" w:space="0" w:color="auto"/>
        <w:right w:val="none" w:sz="0" w:space="0" w:color="auto"/>
      </w:divBdr>
    </w:div>
    <w:div w:id="699549298">
      <w:bodyDiv w:val="1"/>
      <w:marLeft w:val="0"/>
      <w:marRight w:val="0"/>
      <w:marTop w:val="0"/>
      <w:marBottom w:val="0"/>
      <w:divBdr>
        <w:top w:val="none" w:sz="0" w:space="0" w:color="auto"/>
        <w:left w:val="none" w:sz="0" w:space="0" w:color="auto"/>
        <w:bottom w:val="none" w:sz="0" w:space="0" w:color="auto"/>
        <w:right w:val="none" w:sz="0" w:space="0" w:color="auto"/>
      </w:divBdr>
      <w:divsChild>
        <w:div w:id="20648699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0301183">
      <w:bodyDiv w:val="1"/>
      <w:marLeft w:val="0"/>
      <w:marRight w:val="0"/>
      <w:marTop w:val="0"/>
      <w:marBottom w:val="0"/>
      <w:divBdr>
        <w:top w:val="none" w:sz="0" w:space="0" w:color="auto"/>
        <w:left w:val="none" w:sz="0" w:space="0" w:color="auto"/>
        <w:bottom w:val="none" w:sz="0" w:space="0" w:color="auto"/>
        <w:right w:val="none" w:sz="0" w:space="0" w:color="auto"/>
      </w:divBdr>
    </w:div>
    <w:div w:id="771241794">
      <w:bodyDiv w:val="1"/>
      <w:marLeft w:val="0"/>
      <w:marRight w:val="0"/>
      <w:marTop w:val="0"/>
      <w:marBottom w:val="0"/>
      <w:divBdr>
        <w:top w:val="none" w:sz="0" w:space="0" w:color="auto"/>
        <w:left w:val="none" w:sz="0" w:space="0" w:color="auto"/>
        <w:bottom w:val="none" w:sz="0" w:space="0" w:color="auto"/>
        <w:right w:val="none" w:sz="0" w:space="0" w:color="auto"/>
      </w:divBdr>
    </w:div>
    <w:div w:id="787697016">
      <w:bodyDiv w:val="1"/>
      <w:marLeft w:val="0"/>
      <w:marRight w:val="0"/>
      <w:marTop w:val="0"/>
      <w:marBottom w:val="0"/>
      <w:divBdr>
        <w:top w:val="none" w:sz="0" w:space="0" w:color="auto"/>
        <w:left w:val="none" w:sz="0" w:space="0" w:color="auto"/>
        <w:bottom w:val="none" w:sz="0" w:space="0" w:color="auto"/>
        <w:right w:val="none" w:sz="0" w:space="0" w:color="auto"/>
      </w:divBdr>
    </w:div>
    <w:div w:id="804351015">
      <w:bodyDiv w:val="1"/>
      <w:marLeft w:val="0"/>
      <w:marRight w:val="0"/>
      <w:marTop w:val="0"/>
      <w:marBottom w:val="0"/>
      <w:divBdr>
        <w:top w:val="none" w:sz="0" w:space="0" w:color="auto"/>
        <w:left w:val="none" w:sz="0" w:space="0" w:color="auto"/>
        <w:bottom w:val="none" w:sz="0" w:space="0" w:color="auto"/>
        <w:right w:val="none" w:sz="0" w:space="0" w:color="auto"/>
      </w:divBdr>
    </w:div>
    <w:div w:id="824393970">
      <w:bodyDiv w:val="1"/>
      <w:marLeft w:val="0"/>
      <w:marRight w:val="0"/>
      <w:marTop w:val="0"/>
      <w:marBottom w:val="0"/>
      <w:divBdr>
        <w:top w:val="none" w:sz="0" w:space="0" w:color="auto"/>
        <w:left w:val="none" w:sz="0" w:space="0" w:color="auto"/>
        <w:bottom w:val="none" w:sz="0" w:space="0" w:color="auto"/>
        <w:right w:val="none" w:sz="0" w:space="0" w:color="auto"/>
      </w:divBdr>
    </w:div>
    <w:div w:id="831871053">
      <w:bodyDiv w:val="1"/>
      <w:marLeft w:val="0"/>
      <w:marRight w:val="0"/>
      <w:marTop w:val="0"/>
      <w:marBottom w:val="0"/>
      <w:divBdr>
        <w:top w:val="none" w:sz="0" w:space="0" w:color="auto"/>
        <w:left w:val="none" w:sz="0" w:space="0" w:color="auto"/>
        <w:bottom w:val="none" w:sz="0" w:space="0" w:color="auto"/>
        <w:right w:val="none" w:sz="0" w:space="0" w:color="auto"/>
      </w:divBdr>
    </w:div>
    <w:div w:id="833565171">
      <w:bodyDiv w:val="1"/>
      <w:marLeft w:val="0"/>
      <w:marRight w:val="0"/>
      <w:marTop w:val="0"/>
      <w:marBottom w:val="0"/>
      <w:divBdr>
        <w:top w:val="none" w:sz="0" w:space="0" w:color="auto"/>
        <w:left w:val="none" w:sz="0" w:space="0" w:color="auto"/>
        <w:bottom w:val="none" w:sz="0" w:space="0" w:color="auto"/>
        <w:right w:val="none" w:sz="0" w:space="0" w:color="auto"/>
      </w:divBdr>
    </w:div>
    <w:div w:id="836117852">
      <w:bodyDiv w:val="1"/>
      <w:marLeft w:val="0"/>
      <w:marRight w:val="0"/>
      <w:marTop w:val="0"/>
      <w:marBottom w:val="0"/>
      <w:divBdr>
        <w:top w:val="none" w:sz="0" w:space="0" w:color="auto"/>
        <w:left w:val="none" w:sz="0" w:space="0" w:color="auto"/>
        <w:bottom w:val="none" w:sz="0" w:space="0" w:color="auto"/>
        <w:right w:val="none" w:sz="0" w:space="0" w:color="auto"/>
      </w:divBdr>
    </w:div>
    <w:div w:id="840201267">
      <w:bodyDiv w:val="1"/>
      <w:marLeft w:val="0"/>
      <w:marRight w:val="0"/>
      <w:marTop w:val="0"/>
      <w:marBottom w:val="0"/>
      <w:divBdr>
        <w:top w:val="none" w:sz="0" w:space="0" w:color="auto"/>
        <w:left w:val="none" w:sz="0" w:space="0" w:color="auto"/>
        <w:bottom w:val="none" w:sz="0" w:space="0" w:color="auto"/>
        <w:right w:val="none" w:sz="0" w:space="0" w:color="auto"/>
      </w:divBdr>
    </w:div>
    <w:div w:id="880097440">
      <w:bodyDiv w:val="1"/>
      <w:marLeft w:val="0"/>
      <w:marRight w:val="0"/>
      <w:marTop w:val="0"/>
      <w:marBottom w:val="0"/>
      <w:divBdr>
        <w:top w:val="none" w:sz="0" w:space="0" w:color="auto"/>
        <w:left w:val="none" w:sz="0" w:space="0" w:color="auto"/>
        <w:bottom w:val="none" w:sz="0" w:space="0" w:color="auto"/>
        <w:right w:val="none" w:sz="0" w:space="0" w:color="auto"/>
      </w:divBdr>
    </w:div>
    <w:div w:id="892430710">
      <w:bodyDiv w:val="1"/>
      <w:marLeft w:val="0"/>
      <w:marRight w:val="0"/>
      <w:marTop w:val="0"/>
      <w:marBottom w:val="0"/>
      <w:divBdr>
        <w:top w:val="none" w:sz="0" w:space="0" w:color="auto"/>
        <w:left w:val="none" w:sz="0" w:space="0" w:color="auto"/>
        <w:bottom w:val="none" w:sz="0" w:space="0" w:color="auto"/>
        <w:right w:val="none" w:sz="0" w:space="0" w:color="auto"/>
      </w:divBdr>
    </w:div>
    <w:div w:id="904685316">
      <w:bodyDiv w:val="1"/>
      <w:marLeft w:val="0"/>
      <w:marRight w:val="0"/>
      <w:marTop w:val="0"/>
      <w:marBottom w:val="0"/>
      <w:divBdr>
        <w:top w:val="none" w:sz="0" w:space="0" w:color="auto"/>
        <w:left w:val="none" w:sz="0" w:space="0" w:color="auto"/>
        <w:bottom w:val="none" w:sz="0" w:space="0" w:color="auto"/>
        <w:right w:val="none" w:sz="0" w:space="0" w:color="auto"/>
      </w:divBdr>
    </w:div>
    <w:div w:id="925918111">
      <w:bodyDiv w:val="1"/>
      <w:marLeft w:val="0"/>
      <w:marRight w:val="0"/>
      <w:marTop w:val="0"/>
      <w:marBottom w:val="0"/>
      <w:divBdr>
        <w:top w:val="none" w:sz="0" w:space="0" w:color="auto"/>
        <w:left w:val="none" w:sz="0" w:space="0" w:color="auto"/>
        <w:bottom w:val="none" w:sz="0" w:space="0" w:color="auto"/>
        <w:right w:val="none" w:sz="0" w:space="0" w:color="auto"/>
      </w:divBdr>
    </w:div>
    <w:div w:id="981270659">
      <w:bodyDiv w:val="1"/>
      <w:marLeft w:val="0"/>
      <w:marRight w:val="0"/>
      <w:marTop w:val="0"/>
      <w:marBottom w:val="0"/>
      <w:divBdr>
        <w:top w:val="none" w:sz="0" w:space="0" w:color="auto"/>
        <w:left w:val="none" w:sz="0" w:space="0" w:color="auto"/>
        <w:bottom w:val="none" w:sz="0" w:space="0" w:color="auto"/>
        <w:right w:val="none" w:sz="0" w:space="0" w:color="auto"/>
      </w:divBdr>
    </w:div>
    <w:div w:id="995109909">
      <w:bodyDiv w:val="1"/>
      <w:marLeft w:val="0"/>
      <w:marRight w:val="0"/>
      <w:marTop w:val="0"/>
      <w:marBottom w:val="0"/>
      <w:divBdr>
        <w:top w:val="none" w:sz="0" w:space="0" w:color="auto"/>
        <w:left w:val="none" w:sz="0" w:space="0" w:color="auto"/>
        <w:bottom w:val="none" w:sz="0" w:space="0" w:color="auto"/>
        <w:right w:val="none" w:sz="0" w:space="0" w:color="auto"/>
      </w:divBdr>
    </w:div>
    <w:div w:id="997197143">
      <w:bodyDiv w:val="1"/>
      <w:marLeft w:val="0"/>
      <w:marRight w:val="0"/>
      <w:marTop w:val="0"/>
      <w:marBottom w:val="0"/>
      <w:divBdr>
        <w:top w:val="none" w:sz="0" w:space="0" w:color="auto"/>
        <w:left w:val="none" w:sz="0" w:space="0" w:color="auto"/>
        <w:bottom w:val="none" w:sz="0" w:space="0" w:color="auto"/>
        <w:right w:val="none" w:sz="0" w:space="0" w:color="auto"/>
      </w:divBdr>
      <w:divsChild>
        <w:div w:id="375737591">
          <w:marLeft w:val="360"/>
          <w:marRight w:val="0"/>
          <w:marTop w:val="200"/>
          <w:marBottom w:val="0"/>
          <w:divBdr>
            <w:top w:val="none" w:sz="0" w:space="0" w:color="auto"/>
            <w:left w:val="none" w:sz="0" w:space="0" w:color="auto"/>
            <w:bottom w:val="none" w:sz="0" w:space="0" w:color="auto"/>
            <w:right w:val="none" w:sz="0" w:space="0" w:color="auto"/>
          </w:divBdr>
        </w:div>
        <w:div w:id="1843545938">
          <w:marLeft w:val="360"/>
          <w:marRight w:val="0"/>
          <w:marTop w:val="200"/>
          <w:marBottom w:val="0"/>
          <w:divBdr>
            <w:top w:val="none" w:sz="0" w:space="0" w:color="auto"/>
            <w:left w:val="none" w:sz="0" w:space="0" w:color="auto"/>
            <w:bottom w:val="none" w:sz="0" w:space="0" w:color="auto"/>
            <w:right w:val="none" w:sz="0" w:space="0" w:color="auto"/>
          </w:divBdr>
        </w:div>
      </w:divsChild>
    </w:div>
    <w:div w:id="1018695484">
      <w:bodyDiv w:val="1"/>
      <w:marLeft w:val="0"/>
      <w:marRight w:val="0"/>
      <w:marTop w:val="0"/>
      <w:marBottom w:val="0"/>
      <w:divBdr>
        <w:top w:val="none" w:sz="0" w:space="0" w:color="auto"/>
        <w:left w:val="none" w:sz="0" w:space="0" w:color="auto"/>
        <w:bottom w:val="none" w:sz="0" w:space="0" w:color="auto"/>
        <w:right w:val="none" w:sz="0" w:space="0" w:color="auto"/>
      </w:divBdr>
    </w:div>
    <w:div w:id="1088228671">
      <w:bodyDiv w:val="1"/>
      <w:marLeft w:val="0"/>
      <w:marRight w:val="0"/>
      <w:marTop w:val="0"/>
      <w:marBottom w:val="0"/>
      <w:divBdr>
        <w:top w:val="none" w:sz="0" w:space="0" w:color="auto"/>
        <w:left w:val="none" w:sz="0" w:space="0" w:color="auto"/>
        <w:bottom w:val="none" w:sz="0" w:space="0" w:color="auto"/>
        <w:right w:val="none" w:sz="0" w:space="0" w:color="auto"/>
      </w:divBdr>
    </w:div>
    <w:div w:id="1088766637">
      <w:bodyDiv w:val="1"/>
      <w:marLeft w:val="0"/>
      <w:marRight w:val="0"/>
      <w:marTop w:val="0"/>
      <w:marBottom w:val="0"/>
      <w:divBdr>
        <w:top w:val="none" w:sz="0" w:space="0" w:color="auto"/>
        <w:left w:val="none" w:sz="0" w:space="0" w:color="auto"/>
        <w:bottom w:val="none" w:sz="0" w:space="0" w:color="auto"/>
        <w:right w:val="none" w:sz="0" w:space="0" w:color="auto"/>
      </w:divBdr>
      <w:divsChild>
        <w:div w:id="21053764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6462092">
      <w:bodyDiv w:val="1"/>
      <w:marLeft w:val="0"/>
      <w:marRight w:val="0"/>
      <w:marTop w:val="0"/>
      <w:marBottom w:val="0"/>
      <w:divBdr>
        <w:top w:val="none" w:sz="0" w:space="0" w:color="auto"/>
        <w:left w:val="none" w:sz="0" w:space="0" w:color="auto"/>
        <w:bottom w:val="none" w:sz="0" w:space="0" w:color="auto"/>
        <w:right w:val="none" w:sz="0" w:space="0" w:color="auto"/>
      </w:divBdr>
    </w:div>
    <w:div w:id="1144665701">
      <w:bodyDiv w:val="1"/>
      <w:marLeft w:val="0"/>
      <w:marRight w:val="0"/>
      <w:marTop w:val="0"/>
      <w:marBottom w:val="0"/>
      <w:divBdr>
        <w:top w:val="none" w:sz="0" w:space="0" w:color="auto"/>
        <w:left w:val="none" w:sz="0" w:space="0" w:color="auto"/>
        <w:bottom w:val="none" w:sz="0" w:space="0" w:color="auto"/>
        <w:right w:val="none" w:sz="0" w:space="0" w:color="auto"/>
      </w:divBdr>
      <w:divsChild>
        <w:div w:id="13889873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0195258">
      <w:bodyDiv w:val="1"/>
      <w:marLeft w:val="0"/>
      <w:marRight w:val="0"/>
      <w:marTop w:val="0"/>
      <w:marBottom w:val="0"/>
      <w:divBdr>
        <w:top w:val="none" w:sz="0" w:space="0" w:color="auto"/>
        <w:left w:val="none" w:sz="0" w:space="0" w:color="auto"/>
        <w:bottom w:val="none" w:sz="0" w:space="0" w:color="auto"/>
        <w:right w:val="none" w:sz="0" w:space="0" w:color="auto"/>
      </w:divBdr>
    </w:div>
    <w:div w:id="1171801501">
      <w:bodyDiv w:val="1"/>
      <w:marLeft w:val="0"/>
      <w:marRight w:val="0"/>
      <w:marTop w:val="0"/>
      <w:marBottom w:val="0"/>
      <w:divBdr>
        <w:top w:val="none" w:sz="0" w:space="0" w:color="auto"/>
        <w:left w:val="none" w:sz="0" w:space="0" w:color="auto"/>
        <w:bottom w:val="none" w:sz="0" w:space="0" w:color="auto"/>
        <w:right w:val="none" w:sz="0" w:space="0" w:color="auto"/>
      </w:divBdr>
      <w:divsChild>
        <w:div w:id="7380982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2259989">
      <w:bodyDiv w:val="1"/>
      <w:marLeft w:val="0"/>
      <w:marRight w:val="0"/>
      <w:marTop w:val="0"/>
      <w:marBottom w:val="0"/>
      <w:divBdr>
        <w:top w:val="none" w:sz="0" w:space="0" w:color="auto"/>
        <w:left w:val="none" w:sz="0" w:space="0" w:color="auto"/>
        <w:bottom w:val="none" w:sz="0" w:space="0" w:color="auto"/>
        <w:right w:val="none" w:sz="0" w:space="0" w:color="auto"/>
      </w:divBdr>
    </w:div>
    <w:div w:id="1206793681">
      <w:bodyDiv w:val="1"/>
      <w:marLeft w:val="0"/>
      <w:marRight w:val="0"/>
      <w:marTop w:val="0"/>
      <w:marBottom w:val="0"/>
      <w:divBdr>
        <w:top w:val="none" w:sz="0" w:space="0" w:color="auto"/>
        <w:left w:val="none" w:sz="0" w:space="0" w:color="auto"/>
        <w:bottom w:val="none" w:sz="0" w:space="0" w:color="auto"/>
        <w:right w:val="none" w:sz="0" w:space="0" w:color="auto"/>
      </w:divBdr>
    </w:div>
    <w:div w:id="1226912311">
      <w:bodyDiv w:val="1"/>
      <w:marLeft w:val="0"/>
      <w:marRight w:val="0"/>
      <w:marTop w:val="0"/>
      <w:marBottom w:val="0"/>
      <w:divBdr>
        <w:top w:val="none" w:sz="0" w:space="0" w:color="auto"/>
        <w:left w:val="none" w:sz="0" w:space="0" w:color="auto"/>
        <w:bottom w:val="none" w:sz="0" w:space="0" w:color="auto"/>
        <w:right w:val="none" w:sz="0" w:space="0" w:color="auto"/>
      </w:divBdr>
    </w:div>
    <w:div w:id="1228033905">
      <w:bodyDiv w:val="1"/>
      <w:marLeft w:val="0"/>
      <w:marRight w:val="0"/>
      <w:marTop w:val="0"/>
      <w:marBottom w:val="0"/>
      <w:divBdr>
        <w:top w:val="none" w:sz="0" w:space="0" w:color="auto"/>
        <w:left w:val="none" w:sz="0" w:space="0" w:color="auto"/>
        <w:bottom w:val="none" w:sz="0" w:space="0" w:color="auto"/>
        <w:right w:val="none" w:sz="0" w:space="0" w:color="auto"/>
      </w:divBdr>
      <w:divsChild>
        <w:div w:id="13133627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0838764">
      <w:bodyDiv w:val="1"/>
      <w:marLeft w:val="0"/>
      <w:marRight w:val="0"/>
      <w:marTop w:val="0"/>
      <w:marBottom w:val="0"/>
      <w:divBdr>
        <w:top w:val="none" w:sz="0" w:space="0" w:color="auto"/>
        <w:left w:val="none" w:sz="0" w:space="0" w:color="auto"/>
        <w:bottom w:val="none" w:sz="0" w:space="0" w:color="auto"/>
        <w:right w:val="none" w:sz="0" w:space="0" w:color="auto"/>
      </w:divBdr>
    </w:div>
    <w:div w:id="1305354529">
      <w:bodyDiv w:val="1"/>
      <w:marLeft w:val="0"/>
      <w:marRight w:val="0"/>
      <w:marTop w:val="0"/>
      <w:marBottom w:val="0"/>
      <w:divBdr>
        <w:top w:val="none" w:sz="0" w:space="0" w:color="auto"/>
        <w:left w:val="none" w:sz="0" w:space="0" w:color="auto"/>
        <w:bottom w:val="none" w:sz="0" w:space="0" w:color="auto"/>
        <w:right w:val="none" w:sz="0" w:space="0" w:color="auto"/>
      </w:divBdr>
      <w:divsChild>
        <w:div w:id="189408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3656565">
      <w:bodyDiv w:val="1"/>
      <w:marLeft w:val="0"/>
      <w:marRight w:val="0"/>
      <w:marTop w:val="0"/>
      <w:marBottom w:val="0"/>
      <w:divBdr>
        <w:top w:val="none" w:sz="0" w:space="0" w:color="auto"/>
        <w:left w:val="none" w:sz="0" w:space="0" w:color="auto"/>
        <w:bottom w:val="none" w:sz="0" w:space="0" w:color="auto"/>
        <w:right w:val="none" w:sz="0" w:space="0" w:color="auto"/>
      </w:divBdr>
    </w:div>
    <w:div w:id="1338072275">
      <w:bodyDiv w:val="1"/>
      <w:marLeft w:val="0"/>
      <w:marRight w:val="0"/>
      <w:marTop w:val="0"/>
      <w:marBottom w:val="0"/>
      <w:divBdr>
        <w:top w:val="none" w:sz="0" w:space="0" w:color="auto"/>
        <w:left w:val="none" w:sz="0" w:space="0" w:color="auto"/>
        <w:bottom w:val="none" w:sz="0" w:space="0" w:color="auto"/>
        <w:right w:val="none" w:sz="0" w:space="0" w:color="auto"/>
      </w:divBdr>
    </w:div>
    <w:div w:id="1353216291">
      <w:bodyDiv w:val="1"/>
      <w:marLeft w:val="0"/>
      <w:marRight w:val="0"/>
      <w:marTop w:val="0"/>
      <w:marBottom w:val="0"/>
      <w:divBdr>
        <w:top w:val="none" w:sz="0" w:space="0" w:color="auto"/>
        <w:left w:val="none" w:sz="0" w:space="0" w:color="auto"/>
        <w:bottom w:val="none" w:sz="0" w:space="0" w:color="auto"/>
        <w:right w:val="none" w:sz="0" w:space="0" w:color="auto"/>
      </w:divBdr>
    </w:div>
    <w:div w:id="1369646524">
      <w:bodyDiv w:val="1"/>
      <w:marLeft w:val="0"/>
      <w:marRight w:val="0"/>
      <w:marTop w:val="0"/>
      <w:marBottom w:val="0"/>
      <w:divBdr>
        <w:top w:val="none" w:sz="0" w:space="0" w:color="auto"/>
        <w:left w:val="none" w:sz="0" w:space="0" w:color="auto"/>
        <w:bottom w:val="none" w:sz="0" w:space="0" w:color="auto"/>
        <w:right w:val="none" w:sz="0" w:space="0" w:color="auto"/>
      </w:divBdr>
    </w:div>
    <w:div w:id="1381056411">
      <w:bodyDiv w:val="1"/>
      <w:marLeft w:val="0"/>
      <w:marRight w:val="0"/>
      <w:marTop w:val="0"/>
      <w:marBottom w:val="0"/>
      <w:divBdr>
        <w:top w:val="none" w:sz="0" w:space="0" w:color="auto"/>
        <w:left w:val="none" w:sz="0" w:space="0" w:color="auto"/>
        <w:bottom w:val="none" w:sz="0" w:space="0" w:color="auto"/>
        <w:right w:val="none" w:sz="0" w:space="0" w:color="auto"/>
      </w:divBdr>
      <w:divsChild>
        <w:div w:id="230247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98629150">
      <w:bodyDiv w:val="1"/>
      <w:marLeft w:val="0"/>
      <w:marRight w:val="0"/>
      <w:marTop w:val="0"/>
      <w:marBottom w:val="0"/>
      <w:divBdr>
        <w:top w:val="none" w:sz="0" w:space="0" w:color="auto"/>
        <w:left w:val="none" w:sz="0" w:space="0" w:color="auto"/>
        <w:bottom w:val="none" w:sz="0" w:space="0" w:color="auto"/>
        <w:right w:val="none" w:sz="0" w:space="0" w:color="auto"/>
      </w:divBdr>
    </w:div>
    <w:div w:id="1409303257">
      <w:bodyDiv w:val="1"/>
      <w:marLeft w:val="0"/>
      <w:marRight w:val="0"/>
      <w:marTop w:val="0"/>
      <w:marBottom w:val="0"/>
      <w:divBdr>
        <w:top w:val="none" w:sz="0" w:space="0" w:color="auto"/>
        <w:left w:val="none" w:sz="0" w:space="0" w:color="auto"/>
        <w:bottom w:val="none" w:sz="0" w:space="0" w:color="auto"/>
        <w:right w:val="none" w:sz="0" w:space="0" w:color="auto"/>
      </w:divBdr>
    </w:div>
    <w:div w:id="1434549792">
      <w:bodyDiv w:val="1"/>
      <w:marLeft w:val="0"/>
      <w:marRight w:val="0"/>
      <w:marTop w:val="0"/>
      <w:marBottom w:val="0"/>
      <w:divBdr>
        <w:top w:val="none" w:sz="0" w:space="0" w:color="auto"/>
        <w:left w:val="none" w:sz="0" w:space="0" w:color="auto"/>
        <w:bottom w:val="none" w:sz="0" w:space="0" w:color="auto"/>
        <w:right w:val="none" w:sz="0" w:space="0" w:color="auto"/>
      </w:divBdr>
    </w:div>
    <w:div w:id="1435007443">
      <w:bodyDiv w:val="1"/>
      <w:marLeft w:val="0"/>
      <w:marRight w:val="0"/>
      <w:marTop w:val="0"/>
      <w:marBottom w:val="0"/>
      <w:divBdr>
        <w:top w:val="none" w:sz="0" w:space="0" w:color="auto"/>
        <w:left w:val="none" w:sz="0" w:space="0" w:color="auto"/>
        <w:bottom w:val="none" w:sz="0" w:space="0" w:color="auto"/>
        <w:right w:val="none" w:sz="0" w:space="0" w:color="auto"/>
      </w:divBdr>
    </w:div>
    <w:div w:id="1440563158">
      <w:bodyDiv w:val="1"/>
      <w:marLeft w:val="0"/>
      <w:marRight w:val="0"/>
      <w:marTop w:val="0"/>
      <w:marBottom w:val="0"/>
      <w:divBdr>
        <w:top w:val="none" w:sz="0" w:space="0" w:color="auto"/>
        <w:left w:val="none" w:sz="0" w:space="0" w:color="auto"/>
        <w:bottom w:val="none" w:sz="0" w:space="0" w:color="auto"/>
        <w:right w:val="none" w:sz="0" w:space="0" w:color="auto"/>
      </w:divBdr>
    </w:div>
    <w:div w:id="1444693006">
      <w:bodyDiv w:val="1"/>
      <w:marLeft w:val="0"/>
      <w:marRight w:val="0"/>
      <w:marTop w:val="0"/>
      <w:marBottom w:val="0"/>
      <w:divBdr>
        <w:top w:val="none" w:sz="0" w:space="0" w:color="auto"/>
        <w:left w:val="none" w:sz="0" w:space="0" w:color="auto"/>
        <w:bottom w:val="none" w:sz="0" w:space="0" w:color="auto"/>
        <w:right w:val="none" w:sz="0" w:space="0" w:color="auto"/>
      </w:divBdr>
      <w:divsChild>
        <w:div w:id="6798956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5903630">
      <w:bodyDiv w:val="1"/>
      <w:marLeft w:val="0"/>
      <w:marRight w:val="0"/>
      <w:marTop w:val="0"/>
      <w:marBottom w:val="0"/>
      <w:divBdr>
        <w:top w:val="none" w:sz="0" w:space="0" w:color="auto"/>
        <w:left w:val="none" w:sz="0" w:space="0" w:color="auto"/>
        <w:bottom w:val="none" w:sz="0" w:space="0" w:color="auto"/>
        <w:right w:val="none" w:sz="0" w:space="0" w:color="auto"/>
      </w:divBdr>
      <w:divsChild>
        <w:div w:id="470635861">
          <w:blockQuote w:val="1"/>
          <w:marLeft w:val="225"/>
          <w:marRight w:val="0"/>
          <w:marTop w:val="0"/>
          <w:marBottom w:val="0"/>
          <w:divBdr>
            <w:top w:val="none" w:sz="0" w:space="0" w:color="auto"/>
            <w:left w:val="none" w:sz="0" w:space="0" w:color="auto"/>
            <w:bottom w:val="none" w:sz="0" w:space="0" w:color="auto"/>
            <w:right w:val="none" w:sz="0" w:space="0" w:color="auto"/>
          </w:divBdr>
        </w:div>
        <w:div w:id="747503890">
          <w:blockQuote w:val="1"/>
          <w:marLeft w:val="225"/>
          <w:marRight w:val="0"/>
          <w:marTop w:val="0"/>
          <w:marBottom w:val="0"/>
          <w:divBdr>
            <w:top w:val="none" w:sz="0" w:space="0" w:color="auto"/>
            <w:left w:val="none" w:sz="0" w:space="0" w:color="auto"/>
            <w:bottom w:val="none" w:sz="0" w:space="0" w:color="auto"/>
            <w:right w:val="none" w:sz="0" w:space="0" w:color="auto"/>
          </w:divBdr>
        </w:div>
        <w:div w:id="158938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0513195">
      <w:bodyDiv w:val="1"/>
      <w:marLeft w:val="0"/>
      <w:marRight w:val="0"/>
      <w:marTop w:val="0"/>
      <w:marBottom w:val="0"/>
      <w:divBdr>
        <w:top w:val="none" w:sz="0" w:space="0" w:color="auto"/>
        <w:left w:val="none" w:sz="0" w:space="0" w:color="auto"/>
        <w:bottom w:val="none" w:sz="0" w:space="0" w:color="auto"/>
        <w:right w:val="none" w:sz="0" w:space="0" w:color="auto"/>
      </w:divBdr>
    </w:div>
    <w:div w:id="1591239206">
      <w:bodyDiv w:val="1"/>
      <w:marLeft w:val="0"/>
      <w:marRight w:val="0"/>
      <w:marTop w:val="0"/>
      <w:marBottom w:val="0"/>
      <w:divBdr>
        <w:top w:val="none" w:sz="0" w:space="0" w:color="auto"/>
        <w:left w:val="none" w:sz="0" w:space="0" w:color="auto"/>
        <w:bottom w:val="none" w:sz="0" w:space="0" w:color="auto"/>
        <w:right w:val="none" w:sz="0" w:space="0" w:color="auto"/>
      </w:divBdr>
    </w:div>
    <w:div w:id="1627420311">
      <w:bodyDiv w:val="1"/>
      <w:marLeft w:val="0"/>
      <w:marRight w:val="0"/>
      <w:marTop w:val="0"/>
      <w:marBottom w:val="0"/>
      <w:divBdr>
        <w:top w:val="none" w:sz="0" w:space="0" w:color="auto"/>
        <w:left w:val="none" w:sz="0" w:space="0" w:color="auto"/>
        <w:bottom w:val="none" w:sz="0" w:space="0" w:color="auto"/>
        <w:right w:val="none" w:sz="0" w:space="0" w:color="auto"/>
      </w:divBdr>
    </w:div>
    <w:div w:id="1691026292">
      <w:bodyDiv w:val="1"/>
      <w:marLeft w:val="0"/>
      <w:marRight w:val="0"/>
      <w:marTop w:val="0"/>
      <w:marBottom w:val="0"/>
      <w:divBdr>
        <w:top w:val="none" w:sz="0" w:space="0" w:color="auto"/>
        <w:left w:val="none" w:sz="0" w:space="0" w:color="auto"/>
        <w:bottom w:val="none" w:sz="0" w:space="0" w:color="auto"/>
        <w:right w:val="none" w:sz="0" w:space="0" w:color="auto"/>
      </w:divBdr>
    </w:div>
    <w:div w:id="1722174434">
      <w:bodyDiv w:val="1"/>
      <w:marLeft w:val="0"/>
      <w:marRight w:val="0"/>
      <w:marTop w:val="0"/>
      <w:marBottom w:val="0"/>
      <w:divBdr>
        <w:top w:val="none" w:sz="0" w:space="0" w:color="auto"/>
        <w:left w:val="none" w:sz="0" w:space="0" w:color="auto"/>
        <w:bottom w:val="none" w:sz="0" w:space="0" w:color="auto"/>
        <w:right w:val="none" w:sz="0" w:space="0" w:color="auto"/>
      </w:divBdr>
    </w:div>
    <w:div w:id="1747024829">
      <w:bodyDiv w:val="1"/>
      <w:marLeft w:val="0"/>
      <w:marRight w:val="0"/>
      <w:marTop w:val="0"/>
      <w:marBottom w:val="0"/>
      <w:divBdr>
        <w:top w:val="none" w:sz="0" w:space="0" w:color="auto"/>
        <w:left w:val="none" w:sz="0" w:space="0" w:color="auto"/>
        <w:bottom w:val="none" w:sz="0" w:space="0" w:color="auto"/>
        <w:right w:val="none" w:sz="0" w:space="0" w:color="auto"/>
      </w:divBdr>
    </w:div>
    <w:div w:id="1765102894">
      <w:bodyDiv w:val="1"/>
      <w:marLeft w:val="0"/>
      <w:marRight w:val="0"/>
      <w:marTop w:val="0"/>
      <w:marBottom w:val="0"/>
      <w:divBdr>
        <w:top w:val="none" w:sz="0" w:space="0" w:color="auto"/>
        <w:left w:val="none" w:sz="0" w:space="0" w:color="auto"/>
        <w:bottom w:val="none" w:sz="0" w:space="0" w:color="auto"/>
        <w:right w:val="none" w:sz="0" w:space="0" w:color="auto"/>
      </w:divBdr>
    </w:div>
    <w:div w:id="1775897769">
      <w:bodyDiv w:val="1"/>
      <w:marLeft w:val="0"/>
      <w:marRight w:val="0"/>
      <w:marTop w:val="0"/>
      <w:marBottom w:val="0"/>
      <w:divBdr>
        <w:top w:val="none" w:sz="0" w:space="0" w:color="auto"/>
        <w:left w:val="none" w:sz="0" w:space="0" w:color="auto"/>
        <w:bottom w:val="none" w:sz="0" w:space="0" w:color="auto"/>
        <w:right w:val="none" w:sz="0" w:space="0" w:color="auto"/>
      </w:divBdr>
      <w:divsChild>
        <w:div w:id="15669103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1510436">
      <w:bodyDiv w:val="1"/>
      <w:marLeft w:val="0"/>
      <w:marRight w:val="0"/>
      <w:marTop w:val="0"/>
      <w:marBottom w:val="0"/>
      <w:divBdr>
        <w:top w:val="none" w:sz="0" w:space="0" w:color="auto"/>
        <w:left w:val="none" w:sz="0" w:space="0" w:color="auto"/>
        <w:bottom w:val="none" w:sz="0" w:space="0" w:color="auto"/>
        <w:right w:val="none" w:sz="0" w:space="0" w:color="auto"/>
      </w:divBdr>
    </w:div>
    <w:div w:id="1815640338">
      <w:bodyDiv w:val="1"/>
      <w:marLeft w:val="0"/>
      <w:marRight w:val="0"/>
      <w:marTop w:val="0"/>
      <w:marBottom w:val="0"/>
      <w:divBdr>
        <w:top w:val="none" w:sz="0" w:space="0" w:color="auto"/>
        <w:left w:val="none" w:sz="0" w:space="0" w:color="auto"/>
        <w:bottom w:val="none" w:sz="0" w:space="0" w:color="auto"/>
        <w:right w:val="none" w:sz="0" w:space="0" w:color="auto"/>
      </w:divBdr>
      <w:divsChild>
        <w:div w:id="2953814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4221336">
      <w:bodyDiv w:val="1"/>
      <w:marLeft w:val="0"/>
      <w:marRight w:val="0"/>
      <w:marTop w:val="0"/>
      <w:marBottom w:val="0"/>
      <w:divBdr>
        <w:top w:val="none" w:sz="0" w:space="0" w:color="auto"/>
        <w:left w:val="none" w:sz="0" w:space="0" w:color="auto"/>
        <w:bottom w:val="none" w:sz="0" w:space="0" w:color="auto"/>
        <w:right w:val="none" w:sz="0" w:space="0" w:color="auto"/>
      </w:divBdr>
    </w:div>
    <w:div w:id="1858805475">
      <w:bodyDiv w:val="1"/>
      <w:marLeft w:val="0"/>
      <w:marRight w:val="0"/>
      <w:marTop w:val="0"/>
      <w:marBottom w:val="0"/>
      <w:divBdr>
        <w:top w:val="none" w:sz="0" w:space="0" w:color="auto"/>
        <w:left w:val="none" w:sz="0" w:space="0" w:color="auto"/>
        <w:bottom w:val="none" w:sz="0" w:space="0" w:color="auto"/>
        <w:right w:val="none" w:sz="0" w:space="0" w:color="auto"/>
      </w:divBdr>
    </w:div>
    <w:div w:id="1864785791">
      <w:bodyDiv w:val="1"/>
      <w:marLeft w:val="0"/>
      <w:marRight w:val="0"/>
      <w:marTop w:val="0"/>
      <w:marBottom w:val="0"/>
      <w:divBdr>
        <w:top w:val="none" w:sz="0" w:space="0" w:color="auto"/>
        <w:left w:val="none" w:sz="0" w:space="0" w:color="auto"/>
        <w:bottom w:val="none" w:sz="0" w:space="0" w:color="auto"/>
        <w:right w:val="none" w:sz="0" w:space="0" w:color="auto"/>
      </w:divBdr>
    </w:div>
    <w:div w:id="1880359773">
      <w:bodyDiv w:val="1"/>
      <w:marLeft w:val="0"/>
      <w:marRight w:val="0"/>
      <w:marTop w:val="0"/>
      <w:marBottom w:val="0"/>
      <w:divBdr>
        <w:top w:val="none" w:sz="0" w:space="0" w:color="auto"/>
        <w:left w:val="none" w:sz="0" w:space="0" w:color="auto"/>
        <w:bottom w:val="none" w:sz="0" w:space="0" w:color="auto"/>
        <w:right w:val="none" w:sz="0" w:space="0" w:color="auto"/>
      </w:divBdr>
    </w:div>
    <w:div w:id="1903785733">
      <w:bodyDiv w:val="1"/>
      <w:marLeft w:val="0"/>
      <w:marRight w:val="0"/>
      <w:marTop w:val="0"/>
      <w:marBottom w:val="0"/>
      <w:divBdr>
        <w:top w:val="none" w:sz="0" w:space="0" w:color="auto"/>
        <w:left w:val="none" w:sz="0" w:space="0" w:color="auto"/>
        <w:bottom w:val="none" w:sz="0" w:space="0" w:color="auto"/>
        <w:right w:val="none" w:sz="0" w:space="0" w:color="auto"/>
      </w:divBdr>
      <w:divsChild>
        <w:div w:id="1519932084">
          <w:marLeft w:val="0"/>
          <w:marRight w:val="0"/>
          <w:marTop w:val="0"/>
          <w:marBottom w:val="0"/>
          <w:divBdr>
            <w:top w:val="none" w:sz="0" w:space="0" w:color="auto"/>
            <w:left w:val="none" w:sz="0" w:space="0" w:color="auto"/>
            <w:bottom w:val="none" w:sz="0" w:space="0" w:color="auto"/>
            <w:right w:val="none" w:sz="0" w:space="0" w:color="auto"/>
          </w:divBdr>
          <w:divsChild>
            <w:div w:id="11892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3643">
      <w:bodyDiv w:val="1"/>
      <w:marLeft w:val="0"/>
      <w:marRight w:val="0"/>
      <w:marTop w:val="0"/>
      <w:marBottom w:val="0"/>
      <w:divBdr>
        <w:top w:val="none" w:sz="0" w:space="0" w:color="auto"/>
        <w:left w:val="none" w:sz="0" w:space="0" w:color="auto"/>
        <w:bottom w:val="none" w:sz="0" w:space="0" w:color="auto"/>
        <w:right w:val="none" w:sz="0" w:space="0" w:color="auto"/>
      </w:divBdr>
    </w:div>
    <w:div w:id="1990599134">
      <w:bodyDiv w:val="1"/>
      <w:marLeft w:val="0"/>
      <w:marRight w:val="0"/>
      <w:marTop w:val="0"/>
      <w:marBottom w:val="0"/>
      <w:divBdr>
        <w:top w:val="none" w:sz="0" w:space="0" w:color="auto"/>
        <w:left w:val="none" w:sz="0" w:space="0" w:color="auto"/>
        <w:bottom w:val="none" w:sz="0" w:space="0" w:color="auto"/>
        <w:right w:val="none" w:sz="0" w:space="0" w:color="auto"/>
      </w:divBdr>
    </w:div>
    <w:div w:id="2006395845">
      <w:bodyDiv w:val="1"/>
      <w:marLeft w:val="0"/>
      <w:marRight w:val="0"/>
      <w:marTop w:val="0"/>
      <w:marBottom w:val="0"/>
      <w:divBdr>
        <w:top w:val="none" w:sz="0" w:space="0" w:color="auto"/>
        <w:left w:val="none" w:sz="0" w:space="0" w:color="auto"/>
        <w:bottom w:val="none" w:sz="0" w:space="0" w:color="auto"/>
        <w:right w:val="none" w:sz="0" w:space="0" w:color="auto"/>
      </w:divBdr>
    </w:div>
    <w:div w:id="2011370943">
      <w:bodyDiv w:val="1"/>
      <w:marLeft w:val="0"/>
      <w:marRight w:val="0"/>
      <w:marTop w:val="0"/>
      <w:marBottom w:val="0"/>
      <w:divBdr>
        <w:top w:val="none" w:sz="0" w:space="0" w:color="auto"/>
        <w:left w:val="none" w:sz="0" w:space="0" w:color="auto"/>
        <w:bottom w:val="none" w:sz="0" w:space="0" w:color="auto"/>
        <w:right w:val="none" w:sz="0" w:space="0" w:color="auto"/>
      </w:divBdr>
    </w:div>
    <w:div w:id="2027363653">
      <w:bodyDiv w:val="1"/>
      <w:marLeft w:val="0"/>
      <w:marRight w:val="0"/>
      <w:marTop w:val="0"/>
      <w:marBottom w:val="0"/>
      <w:divBdr>
        <w:top w:val="none" w:sz="0" w:space="0" w:color="auto"/>
        <w:left w:val="none" w:sz="0" w:space="0" w:color="auto"/>
        <w:bottom w:val="none" w:sz="0" w:space="0" w:color="auto"/>
        <w:right w:val="none" w:sz="0" w:space="0" w:color="auto"/>
      </w:divBdr>
      <w:divsChild>
        <w:div w:id="1453590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2877850">
      <w:bodyDiv w:val="1"/>
      <w:marLeft w:val="0"/>
      <w:marRight w:val="0"/>
      <w:marTop w:val="0"/>
      <w:marBottom w:val="0"/>
      <w:divBdr>
        <w:top w:val="none" w:sz="0" w:space="0" w:color="auto"/>
        <w:left w:val="none" w:sz="0" w:space="0" w:color="auto"/>
        <w:bottom w:val="none" w:sz="0" w:space="0" w:color="auto"/>
        <w:right w:val="none" w:sz="0" w:space="0" w:color="auto"/>
      </w:divBdr>
    </w:div>
    <w:div w:id="2043748364">
      <w:bodyDiv w:val="1"/>
      <w:marLeft w:val="0"/>
      <w:marRight w:val="0"/>
      <w:marTop w:val="0"/>
      <w:marBottom w:val="0"/>
      <w:divBdr>
        <w:top w:val="none" w:sz="0" w:space="0" w:color="auto"/>
        <w:left w:val="none" w:sz="0" w:space="0" w:color="auto"/>
        <w:bottom w:val="none" w:sz="0" w:space="0" w:color="auto"/>
        <w:right w:val="none" w:sz="0" w:space="0" w:color="auto"/>
      </w:divBdr>
    </w:div>
    <w:div w:id="2086218800">
      <w:bodyDiv w:val="1"/>
      <w:marLeft w:val="0"/>
      <w:marRight w:val="0"/>
      <w:marTop w:val="0"/>
      <w:marBottom w:val="0"/>
      <w:divBdr>
        <w:top w:val="none" w:sz="0" w:space="0" w:color="auto"/>
        <w:left w:val="none" w:sz="0" w:space="0" w:color="auto"/>
        <w:bottom w:val="none" w:sz="0" w:space="0" w:color="auto"/>
        <w:right w:val="none" w:sz="0" w:space="0" w:color="auto"/>
      </w:divBdr>
    </w:div>
    <w:div w:id="2099249468">
      <w:bodyDiv w:val="1"/>
      <w:marLeft w:val="0"/>
      <w:marRight w:val="0"/>
      <w:marTop w:val="0"/>
      <w:marBottom w:val="0"/>
      <w:divBdr>
        <w:top w:val="none" w:sz="0" w:space="0" w:color="auto"/>
        <w:left w:val="none" w:sz="0" w:space="0" w:color="auto"/>
        <w:bottom w:val="none" w:sz="0" w:space="0" w:color="auto"/>
        <w:right w:val="none" w:sz="0" w:space="0" w:color="auto"/>
      </w:divBdr>
    </w:div>
    <w:div w:id="211481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illaume-amann/Quantum" TargetMode="Externa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CC19A3C-29D5-6B42-97D3-3327C63A7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12</Pages>
  <Words>5926</Words>
  <Characters>33783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AMANN Guillaume</dc:creator>
  <cp:keywords/>
  <dc:description/>
  <cp:lastModifiedBy>AMANN Guillaume</cp:lastModifiedBy>
  <cp:revision>72</cp:revision>
  <cp:lastPrinted>2025-08-15T19:04:00Z</cp:lastPrinted>
  <dcterms:created xsi:type="dcterms:W3CDTF">2025-06-14T15:42:00Z</dcterms:created>
  <dcterms:modified xsi:type="dcterms:W3CDTF">2025-08-15T19:04:00Z</dcterms:modified>
</cp:coreProperties>
</file>